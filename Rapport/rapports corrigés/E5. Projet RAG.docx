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B2C6D" w14:textId="77777777" w:rsidR="003F6BAD" w:rsidRDefault="00000000">
      <w:pPr>
        <w:jc w:val="center"/>
        <w:rPr>
          <w:sz w:val="72"/>
          <w:szCs w:val="72"/>
        </w:rPr>
      </w:pPr>
      <w:r>
        <w:rPr>
          <w:sz w:val="72"/>
          <w:szCs w:val="72"/>
        </w:rPr>
        <w:t>Réalisation d’une application de type RAG</w:t>
      </w:r>
    </w:p>
    <w:p w14:paraId="2BC42020" w14:textId="77777777" w:rsidR="003F6BAD" w:rsidRDefault="003F6BAD">
      <w:pPr>
        <w:jc w:val="center"/>
        <w:rPr>
          <w:sz w:val="72"/>
          <w:szCs w:val="72"/>
        </w:rPr>
      </w:pPr>
    </w:p>
    <w:p w14:paraId="1E112CE4" w14:textId="77777777" w:rsidR="003F6BAD" w:rsidRDefault="00000000">
      <w:pPr>
        <w:rPr>
          <w:sz w:val="72"/>
          <w:szCs w:val="72"/>
        </w:rPr>
      </w:pPr>
      <w:r>
        <w:rPr>
          <w:b/>
          <w:sz w:val="72"/>
          <w:szCs w:val="72"/>
        </w:rPr>
        <w:t>  </w:t>
      </w:r>
      <w:r>
        <w:rPr>
          <w:b/>
          <w:noProof/>
          <w:sz w:val="72"/>
          <w:szCs w:val="72"/>
        </w:rPr>
        <w:drawing>
          <wp:inline distT="0" distB="0" distL="0" distR="0" wp14:anchorId="3279D7BC" wp14:editId="075625EF">
            <wp:extent cx="1943100" cy="657225"/>
            <wp:effectExtent l="0" t="0" r="0" b="0"/>
            <wp:docPr id="21031982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0EFA051D" wp14:editId="28A2E15C">
            <wp:extent cx="2733675" cy="1000125"/>
            <wp:effectExtent l="0" t="0" r="0" b="0"/>
            <wp:docPr id="21031983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33675" cy="1000125"/>
                    </a:xfrm>
                    <a:prstGeom prst="rect">
                      <a:avLst/>
                    </a:prstGeom>
                    <a:ln/>
                  </pic:spPr>
                </pic:pic>
              </a:graphicData>
            </a:graphic>
          </wp:inline>
        </w:drawing>
      </w:r>
    </w:p>
    <w:p w14:paraId="13F3E253" w14:textId="77777777" w:rsidR="003F6BAD" w:rsidRDefault="003F6BAD">
      <w:pPr>
        <w:rPr>
          <w:sz w:val="72"/>
          <w:szCs w:val="72"/>
        </w:rPr>
      </w:pPr>
    </w:p>
    <w:p w14:paraId="0E3E462C" w14:textId="77777777" w:rsidR="003F6BAD" w:rsidRDefault="00000000">
      <w:pPr>
        <w:rPr>
          <w:sz w:val="56"/>
          <w:szCs w:val="56"/>
        </w:rPr>
      </w:pPr>
      <w:r>
        <w:rPr>
          <w:sz w:val="56"/>
          <w:szCs w:val="56"/>
        </w:rPr>
        <w:t>Certification : Développeur d’application en Intelligence Artificiel</w:t>
      </w:r>
    </w:p>
    <w:p w14:paraId="0616CC6C" w14:textId="77777777" w:rsidR="003F6BAD" w:rsidRDefault="003F6BAD">
      <w:pPr>
        <w:rPr>
          <w:sz w:val="56"/>
          <w:szCs w:val="56"/>
        </w:rPr>
      </w:pPr>
    </w:p>
    <w:p w14:paraId="33ACF4D2" w14:textId="77777777" w:rsidR="003F6BAD" w:rsidRDefault="00000000">
      <w:pPr>
        <w:rPr>
          <w:sz w:val="56"/>
          <w:szCs w:val="56"/>
        </w:rPr>
      </w:pPr>
      <w:r>
        <w:rPr>
          <w:sz w:val="56"/>
          <w:szCs w:val="56"/>
        </w:rPr>
        <w:t>Marseille - Nice</w:t>
      </w:r>
    </w:p>
    <w:p w14:paraId="0D38EEDD" w14:textId="77777777" w:rsidR="003F6BAD" w:rsidRDefault="003F6BAD">
      <w:pPr>
        <w:rPr>
          <w:sz w:val="72"/>
          <w:szCs w:val="72"/>
        </w:rPr>
      </w:pPr>
    </w:p>
    <w:p w14:paraId="5C304E34" w14:textId="77777777" w:rsidR="003F6BAD" w:rsidRDefault="00000000">
      <w:pPr>
        <w:jc w:val="center"/>
        <w:rPr>
          <w:sz w:val="44"/>
          <w:szCs w:val="44"/>
        </w:rPr>
      </w:pPr>
      <w:r>
        <w:rPr>
          <w:sz w:val="44"/>
          <w:szCs w:val="44"/>
        </w:rPr>
        <w:t>Bloc de compétences 3 - E5</w:t>
      </w:r>
    </w:p>
    <w:p w14:paraId="44350A64" w14:textId="77777777" w:rsidR="003F6BAD" w:rsidRDefault="00000000">
      <w:pPr>
        <w:jc w:val="center"/>
        <w:rPr>
          <w:sz w:val="44"/>
          <w:szCs w:val="44"/>
        </w:rPr>
      </w:pPr>
      <w:r>
        <w:rPr>
          <w:sz w:val="44"/>
          <w:szCs w:val="44"/>
        </w:rPr>
        <w:t>Réaliser une application intégrant un service d’intelligence artificielle</w:t>
      </w:r>
    </w:p>
    <w:p w14:paraId="41DC6E94" w14:textId="77777777" w:rsidR="003F6BAD" w:rsidRDefault="003F6BAD">
      <w:pPr>
        <w:rPr>
          <w:sz w:val="28"/>
          <w:szCs w:val="28"/>
        </w:rPr>
      </w:pPr>
    </w:p>
    <w:p w14:paraId="408AEBD9" w14:textId="77777777" w:rsidR="003F6BAD" w:rsidRDefault="00000000">
      <w:pPr>
        <w:rPr>
          <w:sz w:val="28"/>
          <w:szCs w:val="28"/>
        </w:rPr>
      </w:pPr>
      <w:r>
        <w:rPr>
          <w:sz w:val="28"/>
          <w:szCs w:val="28"/>
        </w:rPr>
        <w:t xml:space="preserve">LOMBARDI </w:t>
      </w:r>
      <w:r>
        <w:rPr>
          <w:sz w:val="28"/>
          <w:szCs w:val="28"/>
        </w:rPr>
        <w:tab/>
        <w:t>Joachim</w:t>
      </w:r>
    </w:p>
    <w:p w14:paraId="2C86B3A2" w14:textId="77777777" w:rsidR="003F6BAD" w:rsidRDefault="0000000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des matières</w:t>
      </w:r>
    </w:p>
    <w:sdt>
      <w:sdtPr>
        <w:id w:val="687343429"/>
        <w:docPartObj>
          <w:docPartGallery w:val="Table of Contents"/>
          <w:docPartUnique/>
        </w:docPartObj>
      </w:sdtPr>
      <w:sdtContent>
        <w:p w14:paraId="46A6127C" w14:textId="77777777" w:rsidR="003F6BAD" w:rsidRDefault="00000000">
          <w:pPr>
            <w:pBdr>
              <w:top w:val="nil"/>
              <w:left w:val="nil"/>
              <w:bottom w:val="nil"/>
              <w:right w:val="nil"/>
              <w:between w:val="nil"/>
            </w:pBdr>
            <w:tabs>
              <w:tab w:val="right" w:pos="9062"/>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color w:val="000000"/>
              </w:rPr>
              <w:t>A9. Compétence : Maintien en Condition Opérationnelle (MCO) d'une application d'IA</w:t>
            </w:r>
            <w:r>
              <w:rPr>
                <w:color w:val="000000"/>
              </w:rPr>
              <w:tab/>
              <w:t>3</w:t>
            </w:r>
          </w:hyperlink>
        </w:p>
        <w:p w14:paraId="6C200792" w14:textId="77777777" w:rsidR="003F6BAD" w:rsidRDefault="00000000">
          <w:pPr>
            <w:pBdr>
              <w:top w:val="nil"/>
              <w:left w:val="nil"/>
              <w:bottom w:val="nil"/>
              <w:right w:val="nil"/>
              <w:between w:val="nil"/>
            </w:pBdr>
            <w:tabs>
              <w:tab w:val="right" w:pos="9062"/>
            </w:tabs>
            <w:spacing w:after="100"/>
            <w:ind w:left="220"/>
            <w:rPr>
              <w:color w:val="000000"/>
              <w:sz w:val="24"/>
              <w:szCs w:val="24"/>
            </w:rPr>
          </w:pPr>
          <w:hyperlink w:anchor="_heading=h.30j0zll">
            <w:r>
              <w:rPr>
                <w:color w:val="000000"/>
              </w:rPr>
              <w:t>C20. Surveillance et Monitorage de l'Application</w:t>
            </w:r>
            <w:r>
              <w:rPr>
                <w:color w:val="000000"/>
              </w:rPr>
              <w:tab/>
              <w:t>3</w:t>
            </w:r>
          </w:hyperlink>
        </w:p>
        <w:p w14:paraId="23CF54CA" w14:textId="77777777" w:rsidR="003F6BAD" w:rsidRDefault="00000000">
          <w:pPr>
            <w:pBdr>
              <w:top w:val="nil"/>
              <w:left w:val="nil"/>
              <w:bottom w:val="nil"/>
              <w:right w:val="nil"/>
              <w:between w:val="nil"/>
            </w:pBdr>
            <w:tabs>
              <w:tab w:val="left" w:pos="960"/>
              <w:tab w:val="right" w:pos="9062"/>
            </w:tabs>
            <w:spacing w:after="100"/>
            <w:ind w:left="440"/>
            <w:rPr>
              <w:color w:val="000000"/>
              <w:sz w:val="24"/>
              <w:szCs w:val="24"/>
            </w:rPr>
          </w:pPr>
          <w:hyperlink w:anchor="_heading=h.1fob9te">
            <w:r>
              <w:rPr>
                <w:rFonts w:ascii="Noto Sans Symbols" w:eastAsia="Noto Sans Symbols" w:hAnsi="Noto Sans Symbols" w:cs="Noto Sans Symbols"/>
                <w:color w:val="000000"/>
              </w:rPr>
              <w:t>∙</w:t>
            </w:r>
          </w:hyperlink>
          <w:hyperlink w:anchor="_heading=h.1fob9te">
            <w:r>
              <w:rPr>
                <w:color w:val="000000"/>
                <w:sz w:val="24"/>
                <w:szCs w:val="24"/>
              </w:rPr>
              <w:tab/>
            </w:r>
          </w:hyperlink>
          <w:r>
            <w:fldChar w:fldCharType="begin"/>
          </w:r>
          <w:r>
            <w:instrText xml:space="preserve"> PAGEREF _heading=h.1fob9te \h </w:instrText>
          </w:r>
          <w:r>
            <w:fldChar w:fldCharType="separate"/>
          </w:r>
          <w:r>
            <w:rPr>
              <w:color w:val="000000"/>
            </w:rPr>
            <w:t>Métriques de la performance du système</w:t>
          </w:r>
          <w:r>
            <w:rPr>
              <w:color w:val="000000"/>
            </w:rPr>
            <w:tab/>
            <w:t>3</w:t>
          </w:r>
          <w:r>
            <w:fldChar w:fldCharType="end"/>
          </w:r>
        </w:p>
        <w:p w14:paraId="63F4A0D2" w14:textId="77777777" w:rsidR="003F6BAD" w:rsidRDefault="00000000">
          <w:pPr>
            <w:pBdr>
              <w:top w:val="nil"/>
              <w:left w:val="nil"/>
              <w:bottom w:val="nil"/>
              <w:right w:val="nil"/>
              <w:between w:val="nil"/>
            </w:pBdr>
            <w:tabs>
              <w:tab w:val="left" w:pos="960"/>
              <w:tab w:val="right" w:pos="9062"/>
            </w:tabs>
            <w:spacing w:after="100"/>
            <w:ind w:left="440"/>
            <w:rPr>
              <w:color w:val="000000"/>
              <w:sz w:val="24"/>
              <w:szCs w:val="24"/>
            </w:rPr>
          </w:pPr>
          <w:hyperlink w:anchor="_heading=h.3znysh7">
            <w:r>
              <w:rPr>
                <w:rFonts w:ascii="Noto Sans Symbols" w:eastAsia="Noto Sans Symbols" w:hAnsi="Noto Sans Symbols" w:cs="Noto Sans Symbols"/>
                <w:color w:val="000000"/>
              </w:rPr>
              <w:t>∙</w:t>
            </w:r>
          </w:hyperlink>
          <w:hyperlink w:anchor="_heading=h.3znysh7">
            <w:r>
              <w:rPr>
                <w:color w:val="000000"/>
                <w:sz w:val="24"/>
                <w:szCs w:val="24"/>
              </w:rPr>
              <w:tab/>
            </w:r>
          </w:hyperlink>
          <w:r>
            <w:fldChar w:fldCharType="begin"/>
          </w:r>
          <w:r>
            <w:instrText xml:space="preserve"> PAGEREF _heading=h.3znysh7 \h </w:instrText>
          </w:r>
          <w:r>
            <w:fldChar w:fldCharType="separate"/>
          </w:r>
          <w:r>
            <w:rPr>
              <w:color w:val="000000"/>
            </w:rPr>
            <w:t>Métriques de la performance du RAG (métriques personnalisées)</w:t>
          </w:r>
          <w:r>
            <w:rPr>
              <w:color w:val="000000"/>
            </w:rPr>
            <w:tab/>
            <w:t>5</w:t>
          </w:r>
          <w:r>
            <w:fldChar w:fldCharType="end"/>
          </w:r>
        </w:p>
        <w:p w14:paraId="3ACA9785" w14:textId="77777777" w:rsidR="003F6BAD" w:rsidRDefault="00000000">
          <w:pPr>
            <w:pBdr>
              <w:top w:val="nil"/>
              <w:left w:val="nil"/>
              <w:bottom w:val="nil"/>
              <w:right w:val="nil"/>
              <w:between w:val="nil"/>
            </w:pBdr>
            <w:tabs>
              <w:tab w:val="left" w:pos="960"/>
              <w:tab w:val="right" w:pos="9062"/>
            </w:tabs>
            <w:spacing w:after="100"/>
            <w:ind w:left="440"/>
            <w:rPr>
              <w:color w:val="000000"/>
              <w:sz w:val="24"/>
              <w:szCs w:val="24"/>
            </w:rPr>
          </w:pPr>
          <w:hyperlink w:anchor="_heading=h.2et92p0">
            <w:r>
              <w:rPr>
                <w:rFonts w:ascii="Noto Sans Symbols" w:eastAsia="Noto Sans Symbols" w:hAnsi="Noto Sans Symbols" w:cs="Noto Sans Symbols"/>
                <w:color w:val="000000"/>
              </w:rPr>
              <w:t>∙</w:t>
            </w:r>
          </w:hyperlink>
          <w:hyperlink w:anchor="_heading=h.2et92p0">
            <w:r>
              <w:rPr>
                <w:color w:val="000000"/>
                <w:sz w:val="24"/>
                <w:szCs w:val="24"/>
              </w:rPr>
              <w:tab/>
            </w:r>
          </w:hyperlink>
          <w:r>
            <w:fldChar w:fldCharType="begin"/>
          </w:r>
          <w:r>
            <w:instrText xml:space="preserve"> PAGEREF _heading=h.2et92p0 \h </w:instrText>
          </w:r>
          <w:r>
            <w:fldChar w:fldCharType="separate"/>
          </w:r>
          <w:r>
            <w:rPr>
              <w:color w:val="000000"/>
            </w:rPr>
            <w:t>Alertes</w:t>
          </w:r>
          <w:r>
            <w:rPr>
              <w:color w:val="000000"/>
            </w:rPr>
            <w:tab/>
            <w:t>7</w:t>
          </w:r>
          <w:r>
            <w:fldChar w:fldCharType="end"/>
          </w:r>
        </w:p>
        <w:p w14:paraId="09238D21" w14:textId="77777777" w:rsidR="003F6BAD" w:rsidRDefault="00000000">
          <w:pPr>
            <w:pBdr>
              <w:top w:val="nil"/>
              <w:left w:val="nil"/>
              <w:bottom w:val="nil"/>
              <w:right w:val="nil"/>
              <w:between w:val="nil"/>
            </w:pBdr>
            <w:tabs>
              <w:tab w:val="left" w:pos="960"/>
              <w:tab w:val="right" w:pos="9062"/>
            </w:tabs>
            <w:spacing w:after="100"/>
            <w:ind w:left="440"/>
            <w:rPr>
              <w:color w:val="000000"/>
              <w:sz w:val="24"/>
              <w:szCs w:val="24"/>
            </w:rPr>
          </w:pPr>
          <w:hyperlink w:anchor="_heading=h.tyjcwt">
            <w:r>
              <w:rPr>
                <w:rFonts w:ascii="Noto Sans Symbols" w:eastAsia="Noto Sans Symbols" w:hAnsi="Noto Sans Symbols" w:cs="Noto Sans Symbols"/>
                <w:color w:val="000000"/>
              </w:rPr>
              <w:t>∙</w:t>
            </w:r>
          </w:hyperlink>
          <w:hyperlink w:anchor="_heading=h.tyjcwt">
            <w:r>
              <w:rPr>
                <w:color w:val="000000"/>
                <w:sz w:val="24"/>
                <w:szCs w:val="24"/>
              </w:rPr>
              <w:tab/>
            </w:r>
          </w:hyperlink>
          <w:r>
            <w:fldChar w:fldCharType="begin"/>
          </w:r>
          <w:r>
            <w:instrText xml:space="preserve"> PAGEREF _heading=h.tyjcwt \h </w:instrText>
          </w:r>
          <w:r>
            <w:fldChar w:fldCharType="separate"/>
          </w:r>
          <w:r>
            <w:rPr>
              <w:color w:val="000000"/>
            </w:rPr>
            <w:t>Monitoring avec uptime-kuma</w:t>
          </w:r>
          <w:r>
            <w:rPr>
              <w:color w:val="000000"/>
            </w:rPr>
            <w:tab/>
            <w:t>8</w:t>
          </w:r>
          <w:r>
            <w:fldChar w:fldCharType="end"/>
          </w:r>
        </w:p>
        <w:p w14:paraId="33E9ED3A" w14:textId="77777777" w:rsidR="003F6BAD" w:rsidRDefault="00000000">
          <w:pPr>
            <w:pBdr>
              <w:top w:val="nil"/>
              <w:left w:val="nil"/>
              <w:bottom w:val="nil"/>
              <w:right w:val="nil"/>
              <w:between w:val="nil"/>
            </w:pBdr>
            <w:tabs>
              <w:tab w:val="right" w:pos="9062"/>
            </w:tabs>
            <w:spacing w:after="100"/>
            <w:ind w:left="220"/>
            <w:rPr>
              <w:color w:val="000000"/>
              <w:sz w:val="24"/>
              <w:szCs w:val="24"/>
            </w:rPr>
          </w:pPr>
          <w:hyperlink w:anchor="_heading=h.3dy6vkm">
            <w:r>
              <w:rPr>
                <w:color w:val="000000"/>
              </w:rPr>
              <w:t>C21. Résolution d'Incidents Techniques</w:t>
            </w:r>
            <w:r>
              <w:rPr>
                <w:color w:val="000000"/>
              </w:rPr>
              <w:tab/>
              <w:t>9</w:t>
            </w:r>
          </w:hyperlink>
        </w:p>
        <w:p w14:paraId="303E936D" w14:textId="77777777" w:rsidR="003F6BAD" w:rsidRDefault="00000000">
          <w:r>
            <w:fldChar w:fldCharType="end"/>
          </w:r>
        </w:p>
      </w:sdtContent>
    </w:sdt>
    <w:p w14:paraId="6BAA8FC4" w14:textId="77777777" w:rsidR="003F6BAD" w:rsidRDefault="003F6BAD">
      <w:pPr>
        <w:pStyle w:val="Titre1"/>
      </w:pPr>
    </w:p>
    <w:p w14:paraId="095A43DF" w14:textId="77777777" w:rsidR="003F6BAD" w:rsidRDefault="003F6BAD"/>
    <w:p w14:paraId="66EA8A9D" w14:textId="77777777" w:rsidR="003F6BAD" w:rsidRDefault="003F6BAD"/>
    <w:p w14:paraId="4ED4A99D" w14:textId="77777777" w:rsidR="003F6BAD" w:rsidRDefault="003F6BAD"/>
    <w:p w14:paraId="4F7BBA2F" w14:textId="77777777" w:rsidR="003F6BAD" w:rsidRDefault="003F6BAD"/>
    <w:p w14:paraId="58A28838" w14:textId="77777777" w:rsidR="003F6BAD" w:rsidRDefault="003F6BAD"/>
    <w:p w14:paraId="6E50C2CE" w14:textId="77777777" w:rsidR="003F6BAD" w:rsidRDefault="003F6BAD"/>
    <w:p w14:paraId="2B4E3958" w14:textId="77777777" w:rsidR="003F6BAD" w:rsidRDefault="003F6BAD"/>
    <w:p w14:paraId="72FABD02" w14:textId="77777777" w:rsidR="003F6BAD" w:rsidRDefault="003F6BAD"/>
    <w:p w14:paraId="1831DFFA" w14:textId="77777777" w:rsidR="003F6BAD" w:rsidRDefault="003F6BAD"/>
    <w:p w14:paraId="4C6A432D" w14:textId="77777777" w:rsidR="003F6BAD" w:rsidRDefault="003F6BAD"/>
    <w:p w14:paraId="239FE885" w14:textId="77777777" w:rsidR="003F6BAD" w:rsidRDefault="003F6BAD"/>
    <w:p w14:paraId="48A8019E" w14:textId="77777777" w:rsidR="003F6BAD" w:rsidRDefault="003F6BAD"/>
    <w:p w14:paraId="7052F94A" w14:textId="77777777" w:rsidR="003F6BAD" w:rsidRDefault="003F6BAD"/>
    <w:p w14:paraId="3A32857E" w14:textId="77777777" w:rsidR="003F6BAD" w:rsidRDefault="003F6BAD"/>
    <w:p w14:paraId="3F38051F" w14:textId="77777777" w:rsidR="003F6BAD" w:rsidRDefault="003F6BAD"/>
    <w:p w14:paraId="632941A3" w14:textId="77777777" w:rsidR="003F6BAD" w:rsidRDefault="003F6BAD"/>
    <w:p w14:paraId="40C80014" w14:textId="77777777" w:rsidR="003F6BAD" w:rsidRDefault="003F6BAD"/>
    <w:p w14:paraId="53B7CE64" w14:textId="77777777" w:rsidR="003F6BAD" w:rsidRDefault="003F6BAD"/>
    <w:p w14:paraId="4D75A4F9" w14:textId="77777777" w:rsidR="003F6BAD" w:rsidRDefault="003F6BAD"/>
    <w:p w14:paraId="3546CBB6" w14:textId="77777777" w:rsidR="003F6BAD" w:rsidRDefault="00000000">
      <w:pPr>
        <w:pStyle w:val="Titre1"/>
      </w:pPr>
      <w:bookmarkStart w:id="0" w:name="_heading=h.gjdgxs" w:colFirst="0" w:colLast="0"/>
      <w:bookmarkEnd w:id="0"/>
      <w:r>
        <w:lastRenderedPageBreak/>
        <w:t>A9. Compétence : Maintien en Condition Opérationnelle (MCO) d'une application d'IA</w:t>
      </w:r>
    </w:p>
    <w:p w14:paraId="7801C421" w14:textId="77777777" w:rsidR="003F6BAD" w:rsidRDefault="003F6BAD"/>
    <w:p w14:paraId="76CE1CF9" w14:textId="77777777" w:rsidR="003F6BAD" w:rsidRDefault="00000000">
      <w:pPr>
        <w:pStyle w:val="Titre2"/>
      </w:pPr>
      <w:bookmarkStart w:id="1" w:name="_heading=h.30j0zll" w:colFirst="0" w:colLast="0"/>
      <w:bookmarkEnd w:id="1"/>
      <w:r>
        <w:t>C20. Surveillance et Monitorage de l'Application</w:t>
      </w:r>
    </w:p>
    <w:p w14:paraId="5C3A6761" w14:textId="77777777" w:rsidR="003F6BAD" w:rsidRDefault="003F6BAD"/>
    <w:p w14:paraId="479CD5DF" w14:textId="77777777" w:rsidR="003F6BAD" w:rsidRDefault="00000000">
      <w:r>
        <w:t>Afin de réaliser le monitorage de mon application, je vais utiliser les métriques suivantes :</w:t>
      </w:r>
    </w:p>
    <w:p w14:paraId="66C5997C" w14:textId="77777777" w:rsidR="003F6BAD" w:rsidRDefault="00000000">
      <w:pPr>
        <w:numPr>
          <w:ilvl w:val="0"/>
          <w:numId w:val="1"/>
        </w:numPr>
        <w:pBdr>
          <w:top w:val="nil"/>
          <w:left w:val="nil"/>
          <w:bottom w:val="nil"/>
          <w:right w:val="nil"/>
          <w:between w:val="nil"/>
        </w:pBdr>
        <w:spacing w:after="0"/>
      </w:pPr>
      <w:r>
        <w:rPr>
          <w:color w:val="000000"/>
        </w:rPr>
        <w:t>rag_pipeline_latency : Latence du pipeline RAG (tout le processus).</w:t>
      </w:r>
    </w:p>
    <w:p w14:paraId="459E2335" w14:textId="77777777" w:rsidR="003F6BAD" w:rsidRDefault="00000000">
      <w:pPr>
        <w:numPr>
          <w:ilvl w:val="0"/>
          <w:numId w:val="1"/>
        </w:numPr>
        <w:pBdr>
          <w:top w:val="nil"/>
          <w:left w:val="nil"/>
          <w:bottom w:val="nil"/>
          <w:right w:val="nil"/>
          <w:between w:val="nil"/>
        </w:pBdr>
        <w:spacing w:after="0"/>
      </w:pPr>
      <w:r>
        <w:rPr>
          <w:color w:val="000000"/>
        </w:rPr>
        <w:t>search_latency : Latence de la recherche documentaire.</w:t>
      </w:r>
    </w:p>
    <w:p w14:paraId="5EB97714" w14:textId="77777777" w:rsidR="003F6BAD" w:rsidRDefault="00000000">
      <w:pPr>
        <w:numPr>
          <w:ilvl w:val="0"/>
          <w:numId w:val="1"/>
        </w:numPr>
        <w:pBdr>
          <w:top w:val="nil"/>
          <w:left w:val="nil"/>
          <w:bottom w:val="nil"/>
          <w:right w:val="nil"/>
          <w:between w:val="nil"/>
        </w:pBdr>
        <w:spacing w:after="0"/>
      </w:pPr>
      <w:r>
        <w:rPr>
          <w:color w:val="000000"/>
        </w:rPr>
        <w:t>llm_latency : Latence de génération LLM.</w:t>
      </w:r>
    </w:p>
    <w:p w14:paraId="0C1A1768" w14:textId="77777777" w:rsidR="003F6BAD" w:rsidRDefault="00000000">
      <w:pPr>
        <w:numPr>
          <w:ilvl w:val="0"/>
          <w:numId w:val="1"/>
        </w:numPr>
        <w:pBdr>
          <w:top w:val="nil"/>
          <w:left w:val="nil"/>
          <w:bottom w:val="nil"/>
          <w:right w:val="nil"/>
          <w:between w:val="nil"/>
        </w:pBdr>
        <w:spacing w:after="0"/>
      </w:pPr>
      <w:r>
        <w:rPr>
          <w:color w:val="000000"/>
        </w:rPr>
        <w:t>rag_requests_total : Nombre total de requêtes RAG.</w:t>
      </w:r>
    </w:p>
    <w:p w14:paraId="60009BCA" w14:textId="77777777" w:rsidR="003F6BAD" w:rsidRDefault="00000000">
      <w:pPr>
        <w:numPr>
          <w:ilvl w:val="0"/>
          <w:numId w:val="1"/>
        </w:numPr>
        <w:pBdr>
          <w:top w:val="nil"/>
          <w:left w:val="nil"/>
          <w:bottom w:val="nil"/>
          <w:right w:val="nil"/>
          <w:between w:val="nil"/>
        </w:pBdr>
        <w:spacing w:after="0"/>
      </w:pPr>
      <w:r>
        <w:rPr>
          <w:color w:val="000000"/>
        </w:rPr>
        <w:t>rag_errors_total : Nombre total d'erreurs RAG.</w:t>
      </w:r>
    </w:p>
    <w:p w14:paraId="12657844" w14:textId="77777777" w:rsidR="003F6BAD" w:rsidRDefault="00000000">
      <w:pPr>
        <w:numPr>
          <w:ilvl w:val="0"/>
          <w:numId w:val="1"/>
        </w:numPr>
        <w:pBdr>
          <w:top w:val="nil"/>
          <w:left w:val="nil"/>
          <w:bottom w:val="nil"/>
          <w:right w:val="nil"/>
          <w:between w:val="nil"/>
        </w:pBdr>
        <w:spacing w:after="0"/>
      </w:pPr>
      <w:r>
        <w:rPr>
          <w:color w:val="000000"/>
        </w:rPr>
        <w:t>rag_success_ratio : Ratio de succès des requêtes (Gauge car c'est une valeur calculée).</w:t>
      </w:r>
    </w:p>
    <w:p w14:paraId="59C3810C" w14:textId="77777777" w:rsidR="003F6BAD" w:rsidRDefault="00000000">
      <w:pPr>
        <w:numPr>
          <w:ilvl w:val="0"/>
          <w:numId w:val="1"/>
        </w:numPr>
        <w:pBdr>
          <w:top w:val="nil"/>
          <w:left w:val="nil"/>
          <w:bottom w:val="nil"/>
          <w:right w:val="nil"/>
          <w:between w:val="nil"/>
        </w:pBdr>
        <w:spacing w:after="0"/>
      </w:pPr>
      <w:r>
        <w:rPr>
          <w:color w:val="000000"/>
        </w:rPr>
        <w:t>rag_error_type_total : Nombre d'erreurs par type (retrieval, llm ou unknown).</w:t>
      </w:r>
    </w:p>
    <w:p w14:paraId="3C3A99FA" w14:textId="77777777" w:rsidR="003F6BAD" w:rsidRDefault="003F6BAD">
      <w:pPr>
        <w:pBdr>
          <w:top w:val="nil"/>
          <w:left w:val="nil"/>
          <w:bottom w:val="nil"/>
          <w:right w:val="nil"/>
          <w:between w:val="nil"/>
        </w:pBdr>
        <w:ind w:left="720"/>
        <w:rPr>
          <w:color w:val="000000"/>
        </w:rPr>
      </w:pPr>
    </w:p>
    <w:p w14:paraId="2F31E5E3" w14:textId="77777777" w:rsidR="003F6BAD" w:rsidRDefault="00000000">
      <w:r>
        <w:t>Ainsi que des métriques plus générales :</w:t>
      </w:r>
    </w:p>
    <w:p w14:paraId="284CF5AE" w14:textId="77777777" w:rsidR="003F6BAD" w:rsidRDefault="00000000">
      <w:pPr>
        <w:numPr>
          <w:ilvl w:val="0"/>
          <w:numId w:val="2"/>
        </w:numPr>
        <w:pBdr>
          <w:top w:val="nil"/>
          <w:left w:val="nil"/>
          <w:bottom w:val="nil"/>
          <w:right w:val="nil"/>
          <w:between w:val="nil"/>
        </w:pBdr>
        <w:spacing w:after="0"/>
      </w:pPr>
      <w:r>
        <w:rPr>
          <w:color w:val="000000"/>
        </w:rPr>
        <w:t>node_cpu_seconds_total : Temps total passé par le CPU dans différents états (idle, user, system…)</w:t>
      </w:r>
    </w:p>
    <w:p w14:paraId="2B79E13D" w14:textId="77777777" w:rsidR="003F6BAD" w:rsidRDefault="00000000">
      <w:pPr>
        <w:numPr>
          <w:ilvl w:val="0"/>
          <w:numId w:val="2"/>
        </w:numPr>
        <w:pBdr>
          <w:top w:val="nil"/>
          <w:left w:val="nil"/>
          <w:bottom w:val="nil"/>
          <w:right w:val="nil"/>
          <w:between w:val="nil"/>
        </w:pBdr>
        <w:spacing w:after="0"/>
      </w:pPr>
      <w:r>
        <w:rPr>
          <w:color w:val="000000"/>
        </w:rPr>
        <w:t>node_memory_MemAvailable_bytes : Mémoire disponible (sans swap)</w:t>
      </w:r>
    </w:p>
    <w:p w14:paraId="7DC2B081" w14:textId="77777777" w:rsidR="003F6BAD" w:rsidRDefault="00000000">
      <w:pPr>
        <w:numPr>
          <w:ilvl w:val="0"/>
          <w:numId w:val="2"/>
        </w:numPr>
        <w:pBdr>
          <w:top w:val="nil"/>
          <w:left w:val="nil"/>
          <w:bottom w:val="nil"/>
          <w:right w:val="nil"/>
          <w:between w:val="nil"/>
        </w:pBdr>
        <w:spacing w:after="0"/>
      </w:pPr>
      <w:r>
        <w:rPr>
          <w:color w:val="000000"/>
        </w:rPr>
        <w:t>node_memory_SwapFree_bytes : Espace de swap disponible</w:t>
      </w:r>
    </w:p>
    <w:p w14:paraId="30FA52C7" w14:textId="77777777" w:rsidR="003F6BAD" w:rsidRDefault="00000000">
      <w:pPr>
        <w:numPr>
          <w:ilvl w:val="0"/>
          <w:numId w:val="2"/>
        </w:numPr>
        <w:pBdr>
          <w:top w:val="nil"/>
          <w:left w:val="nil"/>
          <w:bottom w:val="nil"/>
          <w:right w:val="nil"/>
          <w:between w:val="nil"/>
        </w:pBdr>
        <w:spacing w:after="0"/>
      </w:pPr>
      <w:r>
        <w:rPr>
          <w:color w:val="000000"/>
        </w:rPr>
        <w:t>node_disk_io_time_seconds_total: Temps total passé en I/O (lecture/écriture).</w:t>
      </w:r>
    </w:p>
    <w:p w14:paraId="0E467756" w14:textId="77777777" w:rsidR="003F6BAD" w:rsidRDefault="00000000">
      <w:pPr>
        <w:numPr>
          <w:ilvl w:val="0"/>
          <w:numId w:val="2"/>
        </w:numPr>
        <w:pBdr>
          <w:top w:val="nil"/>
          <w:left w:val="nil"/>
          <w:bottom w:val="nil"/>
          <w:right w:val="nil"/>
          <w:between w:val="nil"/>
        </w:pBdr>
        <w:spacing w:after="0"/>
      </w:pPr>
      <w:r>
        <w:rPr>
          <w:color w:val="000000"/>
        </w:rPr>
        <w:t>node_network_receive_bytes_total : Nombre total d’octets reçus par l’interface réseau.</w:t>
      </w:r>
    </w:p>
    <w:p w14:paraId="405CC5F4" w14:textId="77777777" w:rsidR="003F6BAD" w:rsidRDefault="00000000">
      <w:pPr>
        <w:numPr>
          <w:ilvl w:val="0"/>
          <w:numId w:val="2"/>
        </w:numPr>
        <w:pBdr>
          <w:top w:val="nil"/>
          <w:left w:val="nil"/>
          <w:bottom w:val="nil"/>
          <w:right w:val="nil"/>
          <w:between w:val="nil"/>
        </w:pBdr>
        <w:rPr>
          <w:color w:val="000000"/>
        </w:rPr>
      </w:pPr>
      <w:r>
        <w:rPr>
          <w:color w:val="000000"/>
        </w:rPr>
        <w:t>node_network_transmit_bytes_total: Nombre total d’octets envoyés.</w:t>
      </w:r>
    </w:p>
    <w:p w14:paraId="422305D2" w14:textId="77777777" w:rsidR="003F6BAD" w:rsidRDefault="00000000">
      <w:r>
        <w:t>Comme indiqué dans le rapport E3, le monitorage est réalisé par prometheus et grafana</w:t>
      </w:r>
    </w:p>
    <w:p w14:paraId="54A31D82" w14:textId="77777777" w:rsidR="003F6BAD" w:rsidRDefault="003F6BAD"/>
    <w:p w14:paraId="10AFE45D" w14:textId="77777777" w:rsidR="003F6BAD" w:rsidRDefault="00000000">
      <w:pPr>
        <w:pStyle w:val="Titre3"/>
        <w:numPr>
          <w:ilvl w:val="0"/>
          <w:numId w:val="3"/>
        </w:numPr>
      </w:pPr>
      <w:bookmarkStart w:id="2" w:name="_heading=h.1fob9te" w:colFirst="0" w:colLast="0"/>
      <w:bookmarkEnd w:id="2"/>
      <w:r>
        <w:t>Métriques de la performance du système</w:t>
      </w:r>
    </w:p>
    <w:p w14:paraId="46D878FC" w14:textId="77777777" w:rsidR="003F6BAD" w:rsidRDefault="003F6BAD"/>
    <w:p w14:paraId="79A63409" w14:textId="77777777" w:rsidR="003F6BAD" w:rsidRDefault="00000000">
      <w:pPr>
        <w:keepNext/>
      </w:pPr>
      <w:r>
        <w:rPr>
          <w:noProof/>
        </w:rPr>
        <w:drawing>
          <wp:inline distT="0" distB="0" distL="0" distR="0" wp14:anchorId="0BAC4644" wp14:editId="6B1048E3">
            <wp:extent cx="5760720" cy="727710"/>
            <wp:effectExtent l="0" t="0" r="0" b="0"/>
            <wp:docPr id="2103198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60720" cy="727710"/>
                    </a:xfrm>
                    <a:prstGeom prst="rect">
                      <a:avLst/>
                    </a:prstGeom>
                    <a:ln/>
                  </pic:spPr>
                </pic:pic>
              </a:graphicData>
            </a:graphic>
          </wp:inline>
        </w:drawing>
      </w:r>
    </w:p>
    <w:p w14:paraId="78272AF6"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 Tableau des principales mesures de la performance du système</w:t>
      </w:r>
    </w:p>
    <w:p w14:paraId="11A81C93" w14:textId="77777777" w:rsidR="003F6BAD" w:rsidRDefault="003F6BAD"/>
    <w:p w14:paraId="795CFAF5" w14:textId="77777777" w:rsidR="003F6BAD" w:rsidRDefault="00000000">
      <w:pPr>
        <w:keepNext/>
      </w:pPr>
      <w:r>
        <w:rPr>
          <w:noProof/>
        </w:rPr>
        <w:lastRenderedPageBreak/>
        <w:drawing>
          <wp:inline distT="0" distB="0" distL="0" distR="0" wp14:anchorId="6AC9106B" wp14:editId="3E87BEB3">
            <wp:extent cx="5760720" cy="977265"/>
            <wp:effectExtent l="0" t="0" r="0" b="0"/>
            <wp:docPr id="21031983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60720" cy="977265"/>
                    </a:xfrm>
                    <a:prstGeom prst="rect">
                      <a:avLst/>
                    </a:prstGeom>
                    <a:ln/>
                  </pic:spPr>
                </pic:pic>
              </a:graphicData>
            </a:graphic>
          </wp:inline>
        </w:drawing>
      </w:r>
    </w:p>
    <w:p w14:paraId="7F1474BF"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 Graphe d'utilisation du CPU et de la mémoire</w:t>
      </w:r>
    </w:p>
    <w:p w14:paraId="4ECFCB62" w14:textId="77777777" w:rsidR="003F6BAD" w:rsidRDefault="00000000">
      <w:pPr>
        <w:numPr>
          <w:ilvl w:val="0"/>
          <w:numId w:val="4"/>
        </w:numPr>
        <w:pBdr>
          <w:top w:val="nil"/>
          <w:left w:val="nil"/>
          <w:bottom w:val="nil"/>
          <w:right w:val="nil"/>
          <w:between w:val="nil"/>
        </w:pBdr>
        <w:spacing w:after="0"/>
      </w:pPr>
      <w:r>
        <w:rPr>
          <w:color w:val="000000"/>
        </w:rPr>
        <w:t>Busy : Temps global du processeur occupé.</w:t>
      </w:r>
    </w:p>
    <w:p w14:paraId="14BA3C28" w14:textId="77777777" w:rsidR="003F6BAD" w:rsidRDefault="00000000">
      <w:pPr>
        <w:numPr>
          <w:ilvl w:val="0"/>
          <w:numId w:val="4"/>
        </w:numPr>
        <w:pBdr>
          <w:top w:val="nil"/>
          <w:left w:val="nil"/>
          <w:bottom w:val="nil"/>
          <w:right w:val="nil"/>
          <w:between w:val="nil"/>
        </w:pBdr>
        <w:spacing w:after="0"/>
      </w:pPr>
      <w:r>
        <w:rPr>
          <w:color w:val="000000"/>
        </w:rPr>
        <w:t>Low : Faible activité ou peu de charges sur le CPU.</w:t>
      </w:r>
    </w:p>
    <w:p w14:paraId="47A27DEF" w14:textId="77777777" w:rsidR="003F6BAD" w:rsidRDefault="00000000">
      <w:pPr>
        <w:numPr>
          <w:ilvl w:val="0"/>
          <w:numId w:val="4"/>
        </w:numPr>
        <w:pBdr>
          <w:top w:val="nil"/>
          <w:left w:val="nil"/>
          <w:bottom w:val="nil"/>
          <w:right w:val="nil"/>
          <w:between w:val="nil"/>
        </w:pBdr>
        <w:spacing w:after="0"/>
      </w:pPr>
      <w:r>
        <w:rPr>
          <w:color w:val="000000"/>
        </w:rPr>
        <w:t>System : Temps utilisé pour les processus système (noyau).</w:t>
      </w:r>
    </w:p>
    <w:p w14:paraId="3FC60487" w14:textId="77777777" w:rsidR="003F6BAD" w:rsidRDefault="00000000">
      <w:pPr>
        <w:numPr>
          <w:ilvl w:val="0"/>
          <w:numId w:val="4"/>
        </w:numPr>
        <w:pBdr>
          <w:top w:val="nil"/>
          <w:left w:val="nil"/>
          <w:bottom w:val="nil"/>
          <w:right w:val="nil"/>
          <w:between w:val="nil"/>
        </w:pBdr>
        <w:spacing w:after="0"/>
      </w:pPr>
      <w:r>
        <w:rPr>
          <w:color w:val="000000"/>
        </w:rPr>
        <w:t>IRQ : Temps que le processeur passe à gérer les interruptions matérielles.</w:t>
      </w:r>
    </w:p>
    <w:p w14:paraId="2AA88C8E" w14:textId="77777777" w:rsidR="003F6BAD" w:rsidRDefault="00000000">
      <w:pPr>
        <w:numPr>
          <w:ilvl w:val="0"/>
          <w:numId w:val="4"/>
        </w:numPr>
        <w:pBdr>
          <w:top w:val="nil"/>
          <w:left w:val="nil"/>
          <w:bottom w:val="nil"/>
          <w:right w:val="nil"/>
          <w:between w:val="nil"/>
        </w:pBdr>
        <w:spacing w:after="0"/>
      </w:pPr>
      <w:r>
        <w:rPr>
          <w:color w:val="000000"/>
        </w:rPr>
        <w:t>Idle : Temps où le processeur est inactif et ne traite aucune tâche.</w:t>
      </w:r>
    </w:p>
    <w:p w14:paraId="1F24F170" w14:textId="77777777" w:rsidR="003F6BAD" w:rsidRDefault="00000000">
      <w:pPr>
        <w:numPr>
          <w:ilvl w:val="0"/>
          <w:numId w:val="4"/>
        </w:numPr>
        <w:pBdr>
          <w:top w:val="nil"/>
          <w:left w:val="nil"/>
          <w:bottom w:val="nil"/>
          <w:right w:val="nil"/>
          <w:between w:val="nil"/>
        </w:pBdr>
        <w:spacing w:after="0"/>
      </w:pPr>
      <w:r>
        <w:rPr>
          <w:color w:val="000000"/>
        </w:rPr>
        <w:t>SWAP : zone de stockage sur le disque dur (ou SSD) utilisée lorsque la mémoire vive (RAM) d'un système est pleine.</w:t>
      </w:r>
    </w:p>
    <w:p w14:paraId="674F24F6" w14:textId="77777777" w:rsidR="003F6BAD" w:rsidRDefault="003F6BAD">
      <w:pPr>
        <w:pBdr>
          <w:top w:val="nil"/>
          <w:left w:val="nil"/>
          <w:bottom w:val="nil"/>
          <w:right w:val="nil"/>
          <w:between w:val="nil"/>
        </w:pBdr>
        <w:ind w:left="720"/>
        <w:rPr>
          <w:color w:val="000000"/>
        </w:rPr>
      </w:pPr>
    </w:p>
    <w:p w14:paraId="6249D1F3" w14:textId="77777777" w:rsidR="003F6BAD" w:rsidRDefault="00000000">
      <w:pPr>
        <w:keepNext/>
      </w:pPr>
      <w:r>
        <w:rPr>
          <w:noProof/>
        </w:rPr>
        <w:drawing>
          <wp:inline distT="0" distB="0" distL="0" distR="0" wp14:anchorId="78ABAD2B" wp14:editId="6D1F4A26">
            <wp:extent cx="5077577" cy="1625362"/>
            <wp:effectExtent l="0" t="0" r="0" b="0"/>
            <wp:docPr id="21031983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077577" cy="1625362"/>
                    </a:xfrm>
                    <a:prstGeom prst="rect">
                      <a:avLst/>
                    </a:prstGeom>
                    <a:ln/>
                  </pic:spPr>
                </pic:pic>
              </a:graphicData>
            </a:graphic>
          </wp:inline>
        </w:drawing>
      </w:r>
    </w:p>
    <w:p w14:paraId="45083649"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3. Charge CPU</w:t>
      </w:r>
    </w:p>
    <w:p w14:paraId="671774A5" w14:textId="77777777" w:rsidR="003F6BAD" w:rsidRDefault="00000000">
      <w:r>
        <w:t>100 - (avg(rate(node_cpu_seconds_total{mode="idle"}[5m])) * 100)</w:t>
      </w:r>
    </w:p>
    <w:p w14:paraId="09E2CDE3" w14:textId="77777777" w:rsidR="003F6BAD" w:rsidRDefault="00000000">
      <w:pPr>
        <w:keepNext/>
      </w:pPr>
      <w:r>
        <w:rPr>
          <w:noProof/>
        </w:rPr>
        <w:drawing>
          <wp:inline distT="0" distB="0" distL="0" distR="0" wp14:anchorId="646C73A3" wp14:editId="2F9D1A58">
            <wp:extent cx="4936229" cy="1590454"/>
            <wp:effectExtent l="0" t="0" r="0" b="0"/>
            <wp:docPr id="2103198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936229" cy="1590454"/>
                    </a:xfrm>
                    <a:prstGeom prst="rect">
                      <a:avLst/>
                    </a:prstGeom>
                    <a:ln/>
                  </pic:spPr>
                </pic:pic>
              </a:graphicData>
            </a:graphic>
          </wp:inline>
        </w:drawing>
      </w:r>
    </w:p>
    <w:p w14:paraId="5D013F2D"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4. mémoire utilisée</w:t>
      </w:r>
    </w:p>
    <w:p w14:paraId="13E186A7" w14:textId="77777777" w:rsidR="003F6BAD" w:rsidRDefault="00000000">
      <w:r>
        <w:t>(node_memory_MemTotal_bytes - node_memory_MemAvailable_bytes) / node_memory_MemTotal_bytes * 100</w:t>
      </w:r>
    </w:p>
    <w:p w14:paraId="4DF77E52" w14:textId="77777777" w:rsidR="003F6BAD" w:rsidRDefault="00000000">
      <w:pPr>
        <w:keepNext/>
        <w:jc w:val="center"/>
      </w:pPr>
      <w:r>
        <w:rPr>
          <w:noProof/>
        </w:rPr>
        <w:lastRenderedPageBreak/>
        <w:drawing>
          <wp:inline distT="0" distB="0" distL="0" distR="0" wp14:anchorId="39086B8D" wp14:editId="1312C1F0">
            <wp:extent cx="3044497" cy="1641049"/>
            <wp:effectExtent l="0" t="0" r="0" b="0"/>
            <wp:docPr id="210319830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044497" cy="1641049"/>
                    </a:xfrm>
                    <a:prstGeom prst="rect">
                      <a:avLst/>
                    </a:prstGeom>
                    <a:ln/>
                  </pic:spPr>
                </pic:pic>
              </a:graphicData>
            </a:graphic>
          </wp:inline>
        </w:drawing>
      </w:r>
    </w:p>
    <w:p w14:paraId="2AB5FED6"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Utilisation du disque</w:t>
      </w:r>
    </w:p>
    <w:p w14:paraId="22FE1290" w14:textId="77777777" w:rsidR="003F6BAD" w:rsidRDefault="003F6BAD"/>
    <w:p w14:paraId="081AE858" w14:textId="77777777" w:rsidR="003F6BAD" w:rsidRDefault="00000000">
      <w:pPr>
        <w:keepNext/>
        <w:jc w:val="center"/>
      </w:pPr>
      <w:r>
        <w:rPr>
          <w:noProof/>
        </w:rPr>
        <w:drawing>
          <wp:inline distT="0" distB="0" distL="0" distR="0" wp14:anchorId="51A6D320" wp14:editId="07FE62A6">
            <wp:extent cx="2274126" cy="1308526"/>
            <wp:effectExtent l="0" t="0" r="0" b="0"/>
            <wp:docPr id="210319830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274126" cy="1308526"/>
                    </a:xfrm>
                    <a:prstGeom prst="rect">
                      <a:avLst/>
                    </a:prstGeom>
                    <a:ln/>
                  </pic:spPr>
                </pic:pic>
              </a:graphicData>
            </a:graphic>
          </wp:inline>
        </w:drawing>
      </w:r>
    </w:p>
    <w:p w14:paraId="0B503D22"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6. Utilisation du disque Lecture/Ecriture.</w:t>
      </w:r>
    </w:p>
    <w:p w14:paraId="2045E791" w14:textId="77777777" w:rsidR="003F6BAD" w:rsidRDefault="003F6BAD">
      <w:pPr>
        <w:pBdr>
          <w:top w:val="nil"/>
          <w:left w:val="nil"/>
          <w:bottom w:val="nil"/>
          <w:right w:val="nil"/>
          <w:between w:val="nil"/>
        </w:pBdr>
        <w:spacing w:after="200" w:line="240" w:lineRule="auto"/>
        <w:rPr>
          <w:color w:val="44546A"/>
          <w:sz w:val="18"/>
          <w:szCs w:val="18"/>
        </w:rPr>
      </w:pPr>
    </w:p>
    <w:p w14:paraId="34D17194" w14:textId="77777777" w:rsidR="003F6BAD" w:rsidRDefault="00000000">
      <w:pPr>
        <w:pStyle w:val="Titre3"/>
        <w:numPr>
          <w:ilvl w:val="0"/>
          <w:numId w:val="3"/>
        </w:numPr>
      </w:pPr>
      <w:bookmarkStart w:id="3" w:name="_heading=h.3znysh7" w:colFirst="0" w:colLast="0"/>
      <w:bookmarkEnd w:id="3"/>
      <w:r>
        <w:t>Métriques de la performance du RAG (métriques personnalisées)</w:t>
      </w:r>
    </w:p>
    <w:p w14:paraId="61FF14AE" w14:textId="77777777" w:rsidR="003F6BAD" w:rsidRDefault="003F6BAD"/>
    <w:p w14:paraId="11C92FDB" w14:textId="77777777" w:rsidR="003F6BAD" w:rsidRDefault="00000000">
      <w:pPr>
        <w:keepNext/>
        <w:jc w:val="center"/>
      </w:pPr>
      <w:r>
        <w:rPr>
          <w:noProof/>
        </w:rPr>
        <w:drawing>
          <wp:inline distT="0" distB="0" distL="0" distR="0" wp14:anchorId="451B1C9F" wp14:editId="3C25E0F2">
            <wp:extent cx="2666273" cy="2379720"/>
            <wp:effectExtent l="0" t="0" r="0" b="0"/>
            <wp:docPr id="21031983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66273" cy="2379720"/>
                    </a:xfrm>
                    <a:prstGeom prst="rect">
                      <a:avLst/>
                    </a:prstGeom>
                    <a:ln/>
                  </pic:spPr>
                </pic:pic>
              </a:graphicData>
            </a:graphic>
          </wp:inline>
        </w:drawing>
      </w:r>
    </w:p>
    <w:p w14:paraId="6E3D9376"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7. Script de mes métriques personnalisées</w:t>
      </w:r>
    </w:p>
    <w:p w14:paraId="04E398EF" w14:textId="42FDF598" w:rsidR="0074470B" w:rsidRDefault="0074470B" w:rsidP="0074470B">
      <w:pPr>
        <w:pBdr>
          <w:top w:val="nil"/>
          <w:left w:val="nil"/>
          <w:bottom w:val="nil"/>
          <w:right w:val="nil"/>
          <w:between w:val="nil"/>
        </w:pBdr>
        <w:spacing w:after="200" w:line="240" w:lineRule="auto"/>
      </w:pPr>
      <w:r>
        <w:t>Un bucket (ou "seau" en français) est une catégorie ou un intervalle dans lequel les données sont regroupées lors de l'analyse et de la visualisation.</w:t>
      </w:r>
    </w:p>
    <w:p w14:paraId="72F04206" w14:textId="23C39F96" w:rsidR="0074470B" w:rsidRDefault="0074470B" w:rsidP="0074470B">
      <w:pPr>
        <w:pBdr>
          <w:top w:val="nil"/>
          <w:left w:val="nil"/>
          <w:bottom w:val="nil"/>
          <w:right w:val="nil"/>
          <w:between w:val="nil"/>
        </w:pBdr>
        <w:spacing w:after="0" w:line="240" w:lineRule="auto"/>
      </w:pPr>
      <w:r>
        <w:t>Dans le contexte de Grafana et d'Elasticsearch :</w:t>
      </w:r>
    </w:p>
    <w:p w14:paraId="0621DCA4" w14:textId="77777777" w:rsidR="0074470B" w:rsidRDefault="0074470B" w:rsidP="0074470B">
      <w:pPr>
        <w:pBdr>
          <w:top w:val="nil"/>
          <w:left w:val="nil"/>
          <w:bottom w:val="nil"/>
          <w:right w:val="nil"/>
          <w:between w:val="nil"/>
        </w:pBdr>
        <w:spacing w:after="0" w:line="240" w:lineRule="auto"/>
      </w:pPr>
      <w:r>
        <w:t>Un bucket peut représenter une plage de temps (ex. : toutes les données par tranches de 5 minutes).</w:t>
      </w:r>
    </w:p>
    <w:p w14:paraId="5C1A27D0" w14:textId="77777777" w:rsidR="0074470B" w:rsidRDefault="0074470B" w:rsidP="0074470B">
      <w:pPr>
        <w:pBdr>
          <w:top w:val="nil"/>
          <w:left w:val="nil"/>
          <w:bottom w:val="nil"/>
          <w:right w:val="nil"/>
          <w:between w:val="nil"/>
        </w:pBdr>
        <w:spacing w:after="0" w:line="240" w:lineRule="auto"/>
      </w:pPr>
      <w:r>
        <w:t>Il peut aussi correspondre à un comptage (ex. : nombre de documents correspondant à une requête).</w:t>
      </w:r>
    </w:p>
    <w:p w14:paraId="325F55B0" w14:textId="72764527" w:rsidR="003F6BAD" w:rsidRDefault="0074470B" w:rsidP="0074470B">
      <w:pPr>
        <w:pBdr>
          <w:top w:val="nil"/>
          <w:left w:val="nil"/>
          <w:bottom w:val="nil"/>
          <w:right w:val="nil"/>
          <w:between w:val="nil"/>
        </w:pBdr>
        <w:spacing w:after="200" w:line="240" w:lineRule="auto"/>
      </w:pPr>
      <w:r>
        <w:lastRenderedPageBreak/>
        <w:t>Les buckets permettent donc d'agréger et de structurer les données pour mieux les analyser et les afficher sous forme de graphiques ou de tableaux.</w:t>
      </w:r>
    </w:p>
    <w:p w14:paraId="169F1427" w14:textId="1813820C" w:rsidR="0074470B" w:rsidRPr="0074470B" w:rsidRDefault="0074470B" w:rsidP="0074470B">
      <w:pPr>
        <w:pBdr>
          <w:top w:val="nil"/>
          <w:left w:val="nil"/>
          <w:bottom w:val="nil"/>
          <w:right w:val="nil"/>
          <w:between w:val="nil"/>
        </w:pBdr>
        <w:spacing w:after="200" w:line="240" w:lineRule="auto"/>
      </w:pPr>
      <w:r w:rsidRPr="0074470B">
        <w:t>Dans ce cas, une seule requête a été effectuée. Par conséquent, afficher les courbes avec des buckets n’apporte pas d’information pertinente.</w:t>
      </w:r>
    </w:p>
    <w:p w14:paraId="0E66FF48" w14:textId="77777777" w:rsidR="003F6BAD" w:rsidRDefault="00000000">
      <w:pPr>
        <w:keepNext/>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14336DF2" wp14:editId="140DA213">
            <wp:extent cx="2211112" cy="1315162"/>
            <wp:effectExtent l="0" t="0" r="0" b="0"/>
            <wp:docPr id="21031983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211112" cy="1315162"/>
                    </a:xfrm>
                    <a:prstGeom prst="rect">
                      <a:avLst/>
                    </a:prstGeom>
                    <a:ln/>
                  </pic:spPr>
                </pic:pic>
              </a:graphicData>
            </a:graphic>
          </wp:inline>
        </w:drawing>
      </w:r>
    </w:p>
    <w:p w14:paraId="205C256E" w14:textId="77777777"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8. Durée de la recherche</w:t>
      </w:r>
    </w:p>
    <w:p w14:paraId="0A14B040" w14:textId="77777777" w:rsidR="003F6BAD" w:rsidRDefault="00000000">
      <w:pPr>
        <w:keepNext/>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6A0F7F7A" wp14:editId="6F9A5D95">
            <wp:extent cx="2940904" cy="759539"/>
            <wp:effectExtent l="0" t="0" r="0" b="0"/>
            <wp:docPr id="21031983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40904" cy="759539"/>
                    </a:xfrm>
                    <a:prstGeom prst="rect">
                      <a:avLst/>
                    </a:prstGeom>
                    <a:ln/>
                  </pic:spPr>
                </pic:pic>
              </a:graphicData>
            </a:graphic>
          </wp:inline>
        </w:drawing>
      </w:r>
    </w:p>
    <w:p w14:paraId="56BA3F12" w14:textId="401697E8"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AA29C0">
        <w:rPr>
          <w:i/>
          <w:color w:val="44546A"/>
          <w:sz w:val="18"/>
          <w:szCs w:val="18"/>
        </w:rPr>
        <w:t>9</w:t>
      </w:r>
      <w:r>
        <w:rPr>
          <w:i/>
          <w:color w:val="44546A"/>
          <w:sz w:val="18"/>
          <w:szCs w:val="18"/>
        </w:rPr>
        <w:t>. Durée de la génération</w:t>
      </w:r>
    </w:p>
    <w:p w14:paraId="42127BBE" w14:textId="77777777" w:rsidR="003F6BAD" w:rsidRDefault="003F6BAD">
      <w:pPr>
        <w:keepNext/>
      </w:pPr>
    </w:p>
    <w:p w14:paraId="5A21F892" w14:textId="77777777" w:rsidR="003F6BAD" w:rsidRDefault="00000000">
      <w:pPr>
        <w:keepNext/>
        <w:jc w:val="center"/>
      </w:pPr>
      <w:r>
        <w:rPr>
          <w:noProof/>
        </w:rPr>
        <w:drawing>
          <wp:inline distT="0" distB="0" distL="0" distR="0" wp14:anchorId="10051D69" wp14:editId="2F45F76C">
            <wp:extent cx="4621460" cy="1708595"/>
            <wp:effectExtent l="0" t="0" r="0" b="0"/>
            <wp:docPr id="21031983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621460" cy="1708595"/>
                    </a:xfrm>
                    <a:prstGeom prst="rect">
                      <a:avLst/>
                    </a:prstGeom>
                    <a:ln/>
                  </pic:spPr>
                </pic:pic>
              </a:graphicData>
            </a:graphic>
          </wp:inline>
        </w:drawing>
      </w:r>
    </w:p>
    <w:p w14:paraId="6449DCFE" w14:textId="220B5CFF"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AA29C0">
        <w:rPr>
          <w:i/>
          <w:color w:val="44546A"/>
          <w:sz w:val="18"/>
          <w:szCs w:val="18"/>
        </w:rPr>
        <w:t>10</w:t>
      </w:r>
      <w:r>
        <w:rPr>
          <w:i/>
          <w:color w:val="44546A"/>
          <w:sz w:val="18"/>
          <w:szCs w:val="18"/>
        </w:rPr>
        <w:t>. Durée totale du RAG</w:t>
      </w:r>
    </w:p>
    <w:p w14:paraId="00AFE1F5" w14:textId="77777777" w:rsidR="003F6BAD" w:rsidRDefault="00000000">
      <w:pPr>
        <w:keepNext/>
        <w:jc w:val="center"/>
      </w:pPr>
      <w:r>
        <w:rPr>
          <w:noProof/>
        </w:rPr>
        <w:drawing>
          <wp:inline distT="0" distB="0" distL="0" distR="0" wp14:anchorId="2A31BF81" wp14:editId="518C8676">
            <wp:extent cx="2515920" cy="901870"/>
            <wp:effectExtent l="0" t="0" r="0" b="0"/>
            <wp:docPr id="21031983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515920" cy="901870"/>
                    </a:xfrm>
                    <a:prstGeom prst="rect">
                      <a:avLst/>
                    </a:prstGeom>
                    <a:ln/>
                  </pic:spPr>
                </pic:pic>
              </a:graphicData>
            </a:graphic>
          </wp:inline>
        </w:drawing>
      </w:r>
    </w:p>
    <w:p w14:paraId="767C13C5" w14:textId="514258BE"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w:t>
      </w:r>
      <w:r w:rsidR="00AA29C0">
        <w:rPr>
          <w:i/>
          <w:color w:val="44546A"/>
          <w:sz w:val="18"/>
          <w:szCs w:val="18"/>
        </w:rPr>
        <w:t>1</w:t>
      </w:r>
      <w:r>
        <w:rPr>
          <w:i/>
          <w:color w:val="44546A"/>
          <w:sz w:val="18"/>
          <w:szCs w:val="18"/>
        </w:rPr>
        <w:t>. Nombre total de requête</w:t>
      </w:r>
    </w:p>
    <w:p w14:paraId="110F6D5F" w14:textId="77777777" w:rsidR="003F6BAD" w:rsidRDefault="00000000">
      <w:pPr>
        <w:keepNext/>
        <w:jc w:val="center"/>
      </w:pPr>
      <w:r>
        <w:rPr>
          <w:noProof/>
        </w:rPr>
        <w:drawing>
          <wp:inline distT="0" distB="0" distL="0" distR="0" wp14:anchorId="170F4B77" wp14:editId="40CECB9A">
            <wp:extent cx="1263372" cy="1019016"/>
            <wp:effectExtent l="0" t="0" r="0" b="0"/>
            <wp:docPr id="21031983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263372" cy="1019016"/>
                    </a:xfrm>
                    <a:prstGeom prst="rect">
                      <a:avLst/>
                    </a:prstGeom>
                    <a:ln/>
                  </pic:spPr>
                </pic:pic>
              </a:graphicData>
            </a:graphic>
          </wp:inline>
        </w:drawing>
      </w:r>
    </w:p>
    <w:p w14:paraId="17E39DD2" w14:textId="0EAA8C96"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w:t>
      </w:r>
      <w:r w:rsidR="00AA29C0">
        <w:rPr>
          <w:i/>
          <w:color w:val="44546A"/>
          <w:sz w:val="18"/>
          <w:szCs w:val="18"/>
        </w:rPr>
        <w:t>2</w:t>
      </w:r>
      <w:r>
        <w:rPr>
          <w:i/>
          <w:color w:val="44546A"/>
          <w:sz w:val="18"/>
          <w:szCs w:val="18"/>
        </w:rPr>
        <w:t>. Nombre total d'erreur du RAG</w:t>
      </w:r>
    </w:p>
    <w:p w14:paraId="122A3FA2" w14:textId="77777777" w:rsidR="003F6BAD" w:rsidRDefault="003F6BAD"/>
    <w:p w14:paraId="79D7E21F" w14:textId="77777777" w:rsidR="003F6BAD" w:rsidRDefault="00000000">
      <w:pPr>
        <w:keepNext/>
        <w:jc w:val="center"/>
      </w:pPr>
      <w:r>
        <w:rPr>
          <w:noProof/>
        </w:rPr>
        <w:drawing>
          <wp:inline distT="0" distB="0" distL="0" distR="0" wp14:anchorId="5865B5B3" wp14:editId="50F87D4D">
            <wp:extent cx="2104414" cy="1308068"/>
            <wp:effectExtent l="0" t="0" r="0" b="0"/>
            <wp:docPr id="21031983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104414" cy="1308068"/>
                    </a:xfrm>
                    <a:prstGeom prst="rect">
                      <a:avLst/>
                    </a:prstGeom>
                    <a:ln/>
                  </pic:spPr>
                </pic:pic>
              </a:graphicData>
            </a:graphic>
          </wp:inline>
        </w:drawing>
      </w:r>
    </w:p>
    <w:p w14:paraId="6A0AA8E9" w14:textId="109AC464"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w:t>
      </w:r>
      <w:r w:rsidR="00AA29C0">
        <w:rPr>
          <w:i/>
          <w:color w:val="44546A"/>
          <w:sz w:val="18"/>
          <w:szCs w:val="18"/>
        </w:rPr>
        <w:t>3</w:t>
      </w:r>
      <w:r>
        <w:rPr>
          <w:i/>
          <w:color w:val="44546A"/>
          <w:sz w:val="18"/>
          <w:szCs w:val="18"/>
        </w:rPr>
        <w:t>. Pourcentage de rag ayant marché</w:t>
      </w:r>
    </w:p>
    <w:sdt>
      <w:sdtPr>
        <w:tag w:val="goog_rdk_3"/>
        <w:id w:val="710543896"/>
      </w:sdtPr>
      <w:sdtContent>
        <w:sdt>
          <w:sdtPr>
            <w:tag w:val="goog_rdk_2"/>
            <w:id w:val="-1116440001"/>
          </w:sdtPr>
          <w:sdtContent>
            <w:p w14:paraId="468ADD48" w14:textId="45847B3F" w:rsidR="005037EE" w:rsidRDefault="00000000">
              <w:pPr>
                <w:rPr>
                  <w:i/>
                  <w:color w:val="44546A"/>
                  <w:sz w:val="18"/>
                  <w:szCs w:val="18"/>
                </w:rPr>
              </w:pPr>
              <w:ins w:id="4" w:author="Antony" w:date="2025-03-08T19:54:00Z">
                <w:r>
                  <w:rPr>
                    <w:i/>
                    <w:color w:val="44546A"/>
                    <w:sz w:val="18"/>
                    <w:szCs w:val="18"/>
                  </w:rPr>
                  <w:t>Essaie de mettre tes figures les unes à côté des autres dans un tableau, un peu comme ça mais en mieux</w:t>
                </w:r>
              </w:ins>
            </w:p>
            <w:sdt>
              <w:sdtPr>
                <w:tag w:val="goog_rdk_60"/>
                <w:id w:val="-134869994"/>
                <w:lock w:val="contentLocked"/>
              </w:sdtPr>
              <w:sdtEndPr/>
              <w:sdtContent>
                <w:tbl>
                  <w:tblPr>
                    <w:tblStyle w:val="a"/>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2306"/>
                    <w:gridCol w:w="718"/>
                  </w:tblGrid>
                  <w:sdt>
                    <w:sdtPr>
                      <w:tag w:val="goog_rdk_6"/>
                      <w:id w:val="1462848676"/>
                    </w:sdtPr>
                    <w:sdtEndPr/>
                    <w:sdtContent>
                      <w:tr w:rsidR="003F6BAD" w14:paraId="5D22C99F" w14:textId="77777777">
                        <w:trPr>
                          <w:gridAfter w:val="3"/>
                          <w:wAfter w:w="6048" w:type="dxa"/>
                          <w:trHeight w:val="420"/>
                          <w:ins w:id="5" w:author="Antony" w:date="2025-03-08T19:54:00Z"/>
                        </w:trPr>
                        <w:tc>
                          <w:tcPr>
                            <w:tcW w:w="302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AA0230" w14:textId="3E831334" w:rsidR="003F6BAD" w:rsidRDefault="00000000">
                            <w:pPr>
                              <w:spacing w:after="200" w:line="240" w:lineRule="auto"/>
                              <w:jc w:val="center"/>
                              <w:rPr>
                                <w:ins w:id="6" w:author="Antony" w:date="2025-03-08T19:54:00Z"/>
                                <w:i/>
                                <w:color w:val="44546A"/>
                                <w:sz w:val="18"/>
                                <w:szCs w:val="18"/>
                              </w:rPr>
                            </w:pPr>
                            <w:sdt>
                              <w:sdtPr>
                                <w:tag w:val="goog_rdk_9"/>
                                <w:id w:val="-96949415"/>
                              </w:sdtPr>
                              <w:sdtContent>
                                <w:sdt>
                                  <w:sdtPr>
                                    <w:tag w:val="goog_rdk_7"/>
                                    <w:id w:val="-972445565"/>
                                  </w:sdtPr>
                                  <w:sdtContent>
                                    <w:sdt>
                                      <w:sdtPr>
                                        <w:tag w:val="goog_rdk_8"/>
                                        <w:id w:val="-1764750442"/>
                                      </w:sdtPr>
                                      <w:sdtContent/>
                                    </w:sdt>
                                  </w:sdtContent>
                                </w:sdt>
                              </w:sdtContent>
                            </w:sdt>
                            <w:sdt>
                              <w:sdtPr>
                                <w:tag w:val="goog_rdk_13"/>
                                <w:id w:val="1534467451"/>
                              </w:sdtPr>
                              <w:sdtContent>
                                <w:sdt>
                                  <w:sdtPr>
                                    <w:tag w:val="goog_rdk_10"/>
                                    <w:id w:val="1737279256"/>
                                  </w:sdtPr>
                                  <w:sdtContent>
                                    <w:sdt>
                                      <w:sdtPr>
                                        <w:tag w:val="goog_rdk_11"/>
                                        <w:id w:val="-832220349"/>
                                      </w:sdtPr>
                                      <w:sdtContent>
                                        <w:r w:rsidR="00AA29C0">
                                          <w:rPr>
                                            <w:i/>
                                            <w:color w:val="44546A"/>
                                            <w:sz w:val="18"/>
                                            <w:szCs w:val="18"/>
                                          </w:rPr>
                                          <w:t>14</w:t>
                                        </w:r>
                                      </w:sdtContent>
                                    </w:sdt>
                                    <w:r w:rsidR="00AA29C0">
                                      <w:t xml:space="preserve">     </w:t>
                                    </w:r>
                                  </w:sdtContent>
                                </w:sdt>
                              </w:sdtContent>
                            </w:sdt>
                            <w:sdt>
                              <w:sdtPr>
                                <w:tag w:val="goog_rdk_16"/>
                                <w:id w:val="915213213"/>
                              </w:sdtPr>
                              <w:sdtContent>
                                <w:sdt>
                                  <w:sdtPr>
                                    <w:tag w:val="goog_rdk_14"/>
                                    <w:id w:val="2047709882"/>
                                  </w:sdtPr>
                                  <w:sdtContent>
                                    <w:sdt>
                                      <w:sdtPr>
                                        <w:tag w:val="goog_rdk_15"/>
                                        <w:id w:val="917983426"/>
                                      </w:sdtPr>
                                      <w:sdtContent/>
                                    </w:sdt>
                                  </w:sdtContent>
                                </w:sdt>
                              </w:sdtContent>
                            </w:sdt>
                            <w:sdt>
                              <w:sdtPr>
                                <w:tag w:val="goog_rdk_20"/>
                                <w:id w:val="1777519521"/>
                              </w:sdtPr>
                              <w:sdtContent>
                                <w:sdt>
                                  <w:sdtPr>
                                    <w:tag w:val="goog_rdk_17"/>
                                    <w:id w:val="-384560996"/>
                                  </w:sdtPr>
                                  <w:sdtContent>
                                    <w:sdt>
                                      <w:sdtPr>
                                        <w:tag w:val="goog_rdk_18"/>
                                        <w:id w:val="-1094554021"/>
                                      </w:sdtPr>
                                      <w:sdtContent>
                                        <w:r w:rsidR="00AA29C0">
                                          <w:rPr>
                                            <w:i/>
                                            <w:color w:val="44546A"/>
                                            <w:sz w:val="18"/>
                                            <w:szCs w:val="18"/>
                                          </w:rPr>
                                          <w:t>15</w:t>
                                        </w:r>
                                      </w:sdtContent>
                                    </w:sdt>
                                    <w:r w:rsidR="005037EE">
                                      <w:t xml:space="preserve">     </w:t>
                                    </w:r>
                                  </w:sdtContent>
                                </w:sdt>
                              </w:sdtContent>
                            </w:sdt>
                          </w:p>
                        </w:tc>
                      </w:tr>
                    </w:sdtContent>
                  </w:sdt>
                  <w:sdt>
                    <w:sdtPr>
                      <w:tag w:val="goog_rdk_24"/>
                      <w:id w:val="2120183335"/>
                    </w:sdtPr>
                    <w:sdtContent>
                      <w:tr w:rsidR="003F6BAD" w14:paraId="7EC9B9BE" w14:textId="77777777">
                        <w:trPr>
                          <w:trHeight w:val="420"/>
                          <w:ins w:id="7" w:author="Antony" w:date="2025-03-08T19:54:00Z"/>
                        </w:trPr>
                        <w:tc>
                          <w:tcPr>
                            <w:tcW w:w="9072" w:type="dxa"/>
                            <w:gridSpan w:val="4"/>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27"/>
                              <w:id w:val="968559164"/>
                            </w:sdtPr>
                            <w:sdtContent>
                              <w:p w14:paraId="1A9DBEF7" w14:textId="77777777" w:rsidR="003F6BAD" w:rsidRPr="003F6BAD" w:rsidRDefault="00000000">
                                <w:pPr>
                                  <w:keepNext/>
                                  <w:jc w:val="center"/>
                                  <w:rPr>
                                    <w:ins w:id="8" w:author="Antony" w:date="2025-03-08T19:54:00Z"/>
                                    <w:rPrChange w:id="9" w:author="Antony" w:date="2025-03-08T19:54:00Z">
                                      <w:rPr>
                                        <w:ins w:id="10" w:author="Antony" w:date="2025-03-08T19:54:00Z"/>
                                        <w:i/>
                                        <w:color w:val="44546A"/>
                                        <w:sz w:val="18"/>
                                        <w:szCs w:val="18"/>
                                      </w:rPr>
                                    </w:rPrChange>
                                  </w:rPr>
                                </w:pPr>
                                <w:sdt>
                                  <w:sdtPr>
                                    <w:tag w:val="goog_rdk_25"/>
                                    <w:id w:val="1542092515"/>
                                  </w:sdtPr>
                                  <w:sdtContent>
                                    <w:ins w:id="11" w:author="Antony" w:date="2025-03-08T19:54:00Z">
                                      <w:r>
                                        <w:rPr>
                                          <w:noProof/>
                                          <w:rPrChange w:id="12" w:author="Antony" w:date="2025-03-08T19:54:00Z">
                                            <w:rPr>
                                              <w:i/>
                                              <w:noProof/>
                                              <w:color w:val="44546A"/>
                                              <w:sz w:val="18"/>
                                              <w:szCs w:val="18"/>
                                            </w:rPr>
                                          </w:rPrChange>
                                        </w:rPr>
                                        <w:drawing>
                                          <wp:inline distT="0" distB="0" distL="0" distR="0" wp14:anchorId="11368A42" wp14:editId="7462C2BE">
                                            <wp:extent cx="4621460" cy="1708595"/>
                                            <wp:effectExtent l="0" t="0" r="0" b="0"/>
                                            <wp:docPr id="21031982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621460" cy="1708595"/>
                                                    </a:xfrm>
                                                    <a:prstGeom prst="rect">
                                                      <a:avLst/>
                                                    </a:prstGeom>
                                                    <a:ln/>
                                                  </pic:spPr>
                                                </pic:pic>
                                              </a:graphicData>
                                            </a:graphic>
                                          </wp:inline>
                                        </w:drawing>
                                      </w:r>
                                    </w:ins>
                                    <w:sdt>
                                      <w:sdtPr>
                                        <w:tag w:val="goog_rdk_26"/>
                                        <w:id w:val="-2104796790"/>
                                      </w:sdtPr>
                                      <w:sdtContent/>
                                    </w:sdt>
                                  </w:sdtContent>
                                </w:sdt>
                              </w:p>
                            </w:sdtContent>
                          </w:sdt>
                          <w:sdt>
                            <w:sdtPr>
                              <w:tag w:val="goog_rdk_31"/>
                              <w:id w:val="1329781714"/>
                            </w:sdtPr>
                            <w:sdtContent>
                              <w:p w14:paraId="30B3DA48" w14:textId="180C1576" w:rsidR="003F6BAD" w:rsidRPr="003F6BAD" w:rsidRDefault="00000000">
                                <w:pPr>
                                  <w:spacing w:after="200" w:line="240" w:lineRule="auto"/>
                                  <w:jc w:val="center"/>
                                  <w:rPr>
                                    <w:ins w:id="13" w:author="Antony" w:date="2025-03-08T19:54:00Z"/>
                                    <w:rPrChange w:id="14" w:author="Antony" w:date="2025-03-08T19:54:00Z">
                                      <w:rPr>
                                        <w:ins w:id="15" w:author="Antony" w:date="2025-03-08T19:54:00Z"/>
                                        <w:i/>
                                        <w:color w:val="44546A"/>
                                        <w:sz w:val="18"/>
                                        <w:szCs w:val="18"/>
                                      </w:rPr>
                                    </w:rPrChange>
                                  </w:rPr>
                                </w:pPr>
                                <w:sdt>
                                  <w:sdtPr>
                                    <w:tag w:val="goog_rdk_28"/>
                                    <w:id w:val="1379600084"/>
                                  </w:sdtPr>
                                  <w:sdtContent>
                                    <w:sdt>
                                      <w:sdtPr>
                                        <w:rPr>
                                          <w:i/>
                                          <w:color w:val="44546A"/>
                                          <w:sz w:val="18"/>
                                          <w:szCs w:val="18"/>
                                        </w:rPr>
                                        <w:tag w:val="goog_rdk_29"/>
                                        <w:id w:val="-454255184"/>
                                      </w:sdtPr>
                                      <w:sdtContent>
                                        <w:ins w:id="16" w:author="Antony" w:date="2025-03-08T19:54:00Z">
                                          <w:r w:rsidRPr="00AA29C0">
                                            <w:rPr>
                                              <w:i/>
                                              <w:color w:val="44546A"/>
                                              <w:sz w:val="18"/>
                                              <w:szCs w:val="18"/>
                                            </w:rPr>
                                            <w:t xml:space="preserve">Figure </w:t>
                                          </w:r>
                                        </w:ins>
                                        <w:r w:rsidR="00AA29C0" w:rsidRPr="00AA29C0">
                                          <w:rPr>
                                            <w:i/>
                                            <w:color w:val="44546A"/>
                                            <w:sz w:val="18"/>
                                            <w:szCs w:val="18"/>
                                          </w:rPr>
                                          <w:t>1</w:t>
                                        </w:r>
                                        <w:r w:rsidR="00AA29C0">
                                          <w:rPr>
                                            <w:i/>
                                            <w:color w:val="44546A"/>
                                            <w:sz w:val="18"/>
                                            <w:szCs w:val="18"/>
                                          </w:rPr>
                                          <w:t>6</w:t>
                                        </w:r>
                                        <w:ins w:id="17" w:author="Antony" w:date="2025-03-08T19:54:00Z">
                                          <w:r w:rsidRPr="00AA29C0">
                                            <w:rPr>
                                              <w:i/>
                                              <w:color w:val="44546A"/>
                                              <w:sz w:val="18"/>
                                              <w:szCs w:val="18"/>
                                            </w:rPr>
                                            <w:t>. Durée totale du RAG</w:t>
                                          </w:r>
                                        </w:ins>
                                      </w:sdtContent>
                                    </w:sdt>
                                    <w:customXmlInsRangeStart w:id="18" w:author="Antony" w:date="2025-03-08T19:54:00Z"/>
                                    <w:sdt>
                                      <w:sdtPr>
                                        <w:rPr>
                                          <w:i/>
                                          <w:color w:val="44546A"/>
                                          <w:sz w:val="18"/>
                                          <w:szCs w:val="18"/>
                                        </w:rPr>
                                        <w:tag w:val="goog_rdk_30"/>
                                        <w:id w:val="-902833332"/>
                                        <w:showingPlcHdr/>
                                      </w:sdtPr>
                                      <w:sdtContent>
                                        <w:customXmlInsRangeEnd w:id="18"/>
                                        <w:r w:rsidR="00AA29C0" w:rsidRPr="00AA29C0">
                                          <w:rPr>
                                            <w:i/>
                                            <w:color w:val="44546A"/>
                                            <w:sz w:val="18"/>
                                            <w:szCs w:val="18"/>
                                          </w:rPr>
                                          <w:t xml:space="preserve">     </w:t>
                                        </w:r>
                                        <w:customXmlInsRangeStart w:id="19" w:author="Antony" w:date="2025-03-08T19:54:00Z"/>
                                      </w:sdtContent>
                                    </w:sdt>
                                    <w:customXmlInsRangeEnd w:id="19"/>
                                  </w:sdtContent>
                                </w:sdt>
                              </w:p>
                            </w:sdtContent>
                          </w:sdt>
                        </w:tc>
                      </w:tr>
                    </w:sdtContent>
                  </w:sdt>
                  <w:sdt>
                    <w:sdtPr>
                      <w:tag w:val="goog_rdk_38"/>
                      <w:id w:val="1624033773"/>
                    </w:sdtPr>
                    <w:sdtContent>
                      <w:tr w:rsidR="003F6BAD" w14:paraId="0C9F711D" w14:textId="77777777" w:rsidTr="001458DF">
                        <w:trPr>
                          <w:gridAfter w:val="1"/>
                          <w:wAfter w:w="718" w:type="dxa"/>
                          <w:ins w:id="20" w:author="Antony" w:date="2025-03-08T19:54:00Z"/>
                        </w:trPr>
                        <w:tc>
                          <w:tcPr>
                            <w:tcW w:w="302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41"/>
                              <w:id w:val="2071542945"/>
                            </w:sdtPr>
                            <w:sdtContent>
                              <w:p w14:paraId="1BE7BA11" w14:textId="77777777" w:rsidR="003F6BAD" w:rsidRPr="003F6BAD" w:rsidRDefault="00000000">
                                <w:pPr>
                                  <w:keepNext/>
                                  <w:jc w:val="center"/>
                                  <w:rPr>
                                    <w:ins w:id="21" w:author="Antony" w:date="2025-03-08T19:54:00Z"/>
                                    <w:rPrChange w:id="22" w:author="Antony" w:date="2025-03-08T19:54:00Z">
                                      <w:rPr>
                                        <w:ins w:id="23" w:author="Antony" w:date="2025-03-08T19:54:00Z"/>
                                        <w:i/>
                                        <w:color w:val="44546A"/>
                                        <w:sz w:val="18"/>
                                        <w:szCs w:val="18"/>
                                      </w:rPr>
                                    </w:rPrChange>
                                  </w:rPr>
                                </w:pPr>
                                <w:sdt>
                                  <w:sdtPr>
                                    <w:tag w:val="goog_rdk_39"/>
                                    <w:id w:val="78878192"/>
                                  </w:sdtPr>
                                  <w:sdtContent>
                                    <w:ins w:id="24" w:author="Antony" w:date="2025-03-08T19:54:00Z">
                                      <w:r>
                                        <w:rPr>
                                          <w:noProof/>
                                          <w:rPrChange w:id="25" w:author="Antony" w:date="2025-03-08T19:54:00Z">
                                            <w:rPr>
                                              <w:i/>
                                              <w:noProof/>
                                              <w:color w:val="44546A"/>
                                              <w:sz w:val="18"/>
                                              <w:szCs w:val="18"/>
                                            </w:rPr>
                                          </w:rPrChange>
                                        </w:rPr>
                                        <w:drawing>
                                          <wp:inline distT="0" distB="0" distL="0" distR="0" wp14:anchorId="0BD5D8C8" wp14:editId="25EA178C">
                                            <wp:extent cx="1781175" cy="635000"/>
                                            <wp:effectExtent l="0" t="0" r="0" b="0"/>
                                            <wp:docPr id="210319829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781175" cy="635000"/>
                                                    </a:xfrm>
                                                    <a:prstGeom prst="rect">
                                                      <a:avLst/>
                                                    </a:prstGeom>
                                                    <a:ln/>
                                                  </pic:spPr>
                                                </pic:pic>
                                              </a:graphicData>
                                            </a:graphic>
                                          </wp:inline>
                                        </w:drawing>
                                      </w:r>
                                    </w:ins>
                                    <w:sdt>
                                      <w:sdtPr>
                                        <w:tag w:val="goog_rdk_40"/>
                                        <w:id w:val="802735420"/>
                                      </w:sdtPr>
                                      <w:sdtContent/>
                                    </w:sdt>
                                  </w:sdtContent>
                                </w:sdt>
                              </w:p>
                            </w:sdtContent>
                          </w:sdt>
                          <w:sdt>
                            <w:sdtPr>
                              <w:tag w:val="goog_rdk_45"/>
                              <w:id w:val="768664895"/>
                            </w:sdtPr>
                            <w:sdtContent>
                              <w:p w14:paraId="23D9E463" w14:textId="7134070D" w:rsidR="003F6BAD" w:rsidRPr="003F6BAD" w:rsidRDefault="00000000">
                                <w:pPr>
                                  <w:spacing w:after="200" w:line="240" w:lineRule="auto"/>
                                  <w:jc w:val="center"/>
                                  <w:rPr>
                                    <w:ins w:id="26" w:author="Antony" w:date="2025-03-08T19:54:00Z"/>
                                    <w:rPrChange w:id="27" w:author="Antony" w:date="2025-03-08T19:54:00Z">
                                      <w:rPr>
                                        <w:ins w:id="28" w:author="Antony" w:date="2025-03-08T19:54:00Z"/>
                                        <w:i/>
                                        <w:color w:val="44546A"/>
                                        <w:sz w:val="18"/>
                                        <w:szCs w:val="18"/>
                                      </w:rPr>
                                    </w:rPrChange>
                                  </w:rPr>
                                </w:pPr>
                                <w:sdt>
                                  <w:sdtPr>
                                    <w:tag w:val="goog_rdk_42"/>
                                    <w:id w:val="-62177596"/>
                                  </w:sdtPr>
                                  <w:sdtContent>
                                    <w:sdt>
                                      <w:sdtPr>
                                        <w:rPr>
                                          <w:i/>
                                          <w:color w:val="44546A"/>
                                          <w:sz w:val="18"/>
                                          <w:szCs w:val="18"/>
                                        </w:rPr>
                                        <w:tag w:val="goog_rdk_43"/>
                                        <w:id w:val="1003470608"/>
                                      </w:sdtPr>
                                      <w:sdtContent>
                                        <w:ins w:id="29" w:author="Antony" w:date="2025-03-08T19:54:00Z">
                                          <w:r w:rsidRPr="00AA29C0">
                                            <w:rPr>
                                              <w:i/>
                                              <w:color w:val="44546A"/>
                                              <w:sz w:val="18"/>
                                              <w:szCs w:val="18"/>
                                            </w:rPr>
                                            <w:t>Figure 1</w:t>
                                          </w:r>
                                        </w:ins>
                                        <w:r w:rsidR="00AA29C0">
                                          <w:rPr>
                                            <w:i/>
                                            <w:color w:val="44546A"/>
                                            <w:sz w:val="18"/>
                                            <w:szCs w:val="18"/>
                                          </w:rPr>
                                          <w:t>7</w:t>
                                        </w:r>
                                        <w:ins w:id="30" w:author="Antony" w:date="2025-03-08T19:54:00Z">
                                          <w:r w:rsidRPr="00AA29C0">
                                            <w:rPr>
                                              <w:i/>
                                              <w:color w:val="44546A"/>
                                              <w:sz w:val="18"/>
                                              <w:szCs w:val="18"/>
                                            </w:rPr>
                                            <w:t>. Nombre total de requête</w:t>
                                          </w:r>
                                        </w:ins>
                                      </w:sdtContent>
                                    </w:sdt>
                                    <w:customXmlInsRangeStart w:id="31" w:author="Antony" w:date="2025-03-08T19:54:00Z"/>
                                    <w:sdt>
                                      <w:sdtPr>
                                        <w:rPr>
                                          <w:i/>
                                          <w:color w:val="44546A"/>
                                          <w:sz w:val="18"/>
                                          <w:szCs w:val="18"/>
                                        </w:rPr>
                                        <w:tag w:val="goog_rdk_44"/>
                                        <w:id w:val="796417206"/>
                                        <w:showingPlcHdr/>
                                      </w:sdtPr>
                                      <w:sdtContent>
                                        <w:customXmlInsRangeEnd w:id="31"/>
                                        <w:r w:rsidR="00AA29C0" w:rsidRPr="00AA29C0">
                                          <w:rPr>
                                            <w:i/>
                                            <w:color w:val="44546A"/>
                                            <w:sz w:val="18"/>
                                            <w:szCs w:val="18"/>
                                          </w:rPr>
                                          <w:t xml:space="preserve">     </w:t>
                                        </w:r>
                                        <w:customXmlInsRangeStart w:id="32" w:author="Antony" w:date="2025-03-08T19:54:00Z"/>
                                      </w:sdtContent>
                                    </w:sdt>
                                    <w:customXmlInsRangeEnd w:id="32"/>
                                  </w:sdtContent>
                                </w:sdt>
                              </w:p>
                            </w:sdtContent>
                          </w:sdt>
                        </w:tc>
                        <w:tc>
                          <w:tcPr>
                            <w:tcW w:w="302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48"/>
                              <w:id w:val="1169445062"/>
                            </w:sdtPr>
                            <w:sdtContent>
                              <w:p w14:paraId="791B6501" w14:textId="77777777" w:rsidR="003F6BAD" w:rsidRPr="003F6BAD" w:rsidRDefault="00000000">
                                <w:pPr>
                                  <w:keepNext/>
                                  <w:jc w:val="center"/>
                                  <w:rPr>
                                    <w:ins w:id="33" w:author="Antony" w:date="2025-03-08T19:54:00Z"/>
                                    <w:rPrChange w:id="34" w:author="Antony" w:date="2025-03-08T19:54:00Z">
                                      <w:rPr>
                                        <w:ins w:id="35" w:author="Antony" w:date="2025-03-08T19:54:00Z"/>
                                        <w:i/>
                                        <w:color w:val="44546A"/>
                                        <w:sz w:val="18"/>
                                        <w:szCs w:val="18"/>
                                      </w:rPr>
                                    </w:rPrChange>
                                  </w:rPr>
                                </w:pPr>
                                <w:sdt>
                                  <w:sdtPr>
                                    <w:tag w:val="goog_rdk_46"/>
                                    <w:id w:val="-1214266303"/>
                                  </w:sdtPr>
                                  <w:sdtContent>
                                    <w:ins w:id="36" w:author="Antony" w:date="2025-03-08T19:54:00Z">
                                      <w:r>
                                        <w:rPr>
                                          <w:noProof/>
                                          <w:rPrChange w:id="37" w:author="Antony" w:date="2025-03-08T19:54:00Z">
                                            <w:rPr>
                                              <w:i/>
                                              <w:noProof/>
                                              <w:color w:val="44546A"/>
                                              <w:sz w:val="18"/>
                                              <w:szCs w:val="18"/>
                                            </w:rPr>
                                          </w:rPrChange>
                                        </w:rPr>
                                        <w:drawing>
                                          <wp:inline distT="0" distB="0" distL="0" distR="0" wp14:anchorId="209613C1" wp14:editId="388087F0">
                                            <wp:extent cx="1263372" cy="1019016"/>
                                            <wp:effectExtent l="0" t="0" r="0" b="0"/>
                                            <wp:docPr id="21031983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263372" cy="1019016"/>
                                                    </a:xfrm>
                                                    <a:prstGeom prst="rect">
                                                      <a:avLst/>
                                                    </a:prstGeom>
                                                    <a:ln/>
                                                  </pic:spPr>
                                                </pic:pic>
                                              </a:graphicData>
                                            </a:graphic>
                                          </wp:inline>
                                        </w:drawing>
                                      </w:r>
                                    </w:ins>
                                    <w:sdt>
                                      <w:sdtPr>
                                        <w:tag w:val="goog_rdk_47"/>
                                        <w:id w:val="322402129"/>
                                      </w:sdtPr>
                                      <w:sdtContent/>
                                    </w:sdt>
                                  </w:sdtContent>
                                </w:sdt>
                              </w:p>
                            </w:sdtContent>
                          </w:sdt>
                          <w:sdt>
                            <w:sdtPr>
                              <w:tag w:val="goog_rdk_52"/>
                              <w:id w:val="-273638799"/>
                            </w:sdtPr>
                            <w:sdtContent>
                              <w:p w14:paraId="2AFEDCAA" w14:textId="27FCA7F9" w:rsidR="003F6BAD" w:rsidRPr="003F6BAD" w:rsidRDefault="00000000">
                                <w:pPr>
                                  <w:spacing w:after="200" w:line="240" w:lineRule="auto"/>
                                  <w:jc w:val="center"/>
                                  <w:rPr>
                                    <w:ins w:id="38" w:author="Antony" w:date="2025-03-08T19:54:00Z"/>
                                    <w:rPrChange w:id="39" w:author="Antony" w:date="2025-03-08T19:54:00Z">
                                      <w:rPr>
                                        <w:ins w:id="40" w:author="Antony" w:date="2025-03-08T19:54:00Z"/>
                                        <w:i/>
                                        <w:color w:val="44546A"/>
                                        <w:sz w:val="18"/>
                                        <w:szCs w:val="18"/>
                                      </w:rPr>
                                    </w:rPrChange>
                                  </w:rPr>
                                </w:pPr>
                                <w:sdt>
                                  <w:sdtPr>
                                    <w:tag w:val="goog_rdk_49"/>
                                    <w:id w:val="1321380731"/>
                                  </w:sdtPr>
                                  <w:sdtContent>
                                    <w:sdt>
                                      <w:sdtPr>
                                        <w:tag w:val="goog_rdk_50"/>
                                        <w:id w:val="587580135"/>
                                      </w:sdtPr>
                                      <w:sdtContent>
                                        <w:ins w:id="41" w:author="Antony" w:date="2025-03-08T19:54:00Z">
                                          <w:r w:rsidRPr="00AA29C0">
                                            <w:rPr>
                                              <w:i/>
                                              <w:color w:val="44546A"/>
                                              <w:sz w:val="18"/>
                                              <w:szCs w:val="18"/>
                                            </w:rPr>
                                            <w:t>Figure 1</w:t>
                                          </w:r>
                                        </w:ins>
                                        <w:r w:rsidR="00AA29C0">
                                          <w:rPr>
                                            <w:i/>
                                            <w:color w:val="44546A"/>
                                            <w:sz w:val="18"/>
                                            <w:szCs w:val="18"/>
                                          </w:rPr>
                                          <w:t>8</w:t>
                                        </w:r>
                                        <w:ins w:id="42" w:author="Antony" w:date="2025-03-08T19:54:00Z">
                                          <w:r w:rsidRPr="00AA29C0">
                                            <w:rPr>
                                              <w:i/>
                                              <w:color w:val="44546A"/>
                                              <w:sz w:val="18"/>
                                              <w:szCs w:val="18"/>
                                            </w:rPr>
                                            <w:t>. Nombre total d'erreur du RAG</w:t>
                                          </w:r>
                                        </w:ins>
                                      </w:sdtContent>
                                    </w:sdt>
                                    <w:customXmlInsRangeStart w:id="43" w:author="Antony" w:date="2025-03-08T19:54:00Z"/>
                                    <w:sdt>
                                      <w:sdtPr>
                                        <w:tag w:val="goog_rdk_51"/>
                                        <w:id w:val="2132276806"/>
                                        <w:showingPlcHdr/>
                                      </w:sdtPr>
                                      <w:sdtContent>
                                        <w:customXmlInsRangeEnd w:id="43"/>
                                        <w:r w:rsidR="00AA29C0">
                                          <w:t xml:space="preserve">     </w:t>
                                        </w:r>
                                        <w:customXmlInsRangeStart w:id="44" w:author="Antony" w:date="2025-03-08T19:54:00Z"/>
                                      </w:sdtContent>
                                    </w:sdt>
                                    <w:customXmlInsRangeEnd w:id="44"/>
                                  </w:sdtContent>
                                </w:sdt>
                              </w:p>
                            </w:sdtContent>
                          </w:sdt>
                        </w:tc>
                        <w:tc>
                          <w:tcPr>
                            <w:tcW w:w="230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sdt>
                            <w:sdtPr>
                              <w:tag w:val="goog_rdk_55"/>
                              <w:id w:val="-210655803"/>
                            </w:sdtPr>
                            <w:sdtContent>
                              <w:p w14:paraId="0E641EA2" w14:textId="77777777" w:rsidR="003F6BAD" w:rsidRPr="003F6BAD" w:rsidRDefault="00000000">
                                <w:pPr>
                                  <w:keepNext/>
                                  <w:jc w:val="center"/>
                                  <w:rPr>
                                    <w:ins w:id="45" w:author="Antony" w:date="2025-03-08T19:54:00Z"/>
                                    <w:rPrChange w:id="46" w:author="Antony" w:date="2025-03-08T19:54:00Z">
                                      <w:rPr>
                                        <w:ins w:id="47" w:author="Antony" w:date="2025-03-08T19:54:00Z"/>
                                        <w:i/>
                                        <w:color w:val="44546A"/>
                                        <w:sz w:val="18"/>
                                        <w:szCs w:val="18"/>
                                      </w:rPr>
                                    </w:rPrChange>
                                  </w:rPr>
                                </w:pPr>
                                <w:sdt>
                                  <w:sdtPr>
                                    <w:tag w:val="goog_rdk_53"/>
                                    <w:id w:val="431329495"/>
                                  </w:sdtPr>
                                  <w:sdtContent>
                                    <w:ins w:id="48" w:author="Antony" w:date="2025-03-08T19:54:00Z">
                                      <w:r>
                                        <w:rPr>
                                          <w:noProof/>
                                          <w:rPrChange w:id="49" w:author="Antony" w:date="2025-03-08T19:54:00Z">
                                            <w:rPr>
                                              <w:i/>
                                              <w:noProof/>
                                              <w:color w:val="44546A"/>
                                              <w:sz w:val="18"/>
                                              <w:szCs w:val="18"/>
                                            </w:rPr>
                                          </w:rPrChange>
                                        </w:rPr>
                                        <w:drawing>
                                          <wp:inline distT="0" distB="0" distL="0" distR="0" wp14:anchorId="35EBDE33" wp14:editId="34B82677">
                                            <wp:extent cx="1781175" cy="1104900"/>
                                            <wp:effectExtent l="0" t="0" r="0" b="0"/>
                                            <wp:docPr id="21031982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781175" cy="1104900"/>
                                                    </a:xfrm>
                                                    <a:prstGeom prst="rect">
                                                      <a:avLst/>
                                                    </a:prstGeom>
                                                    <a:ln/>
                                                  </pic:spPr>
                                                </pic:pic>
                                              </a:graphicData>
                                            </a:graphic>
                                          </wp:inline>
                                        </w:drawing>
                                      </w:r>
                                    </w:ins>
                                    <w:sdt>
                                      <w:sdtPr>
                                        <w:tag w:val="goog_rdk_54"/>
                                        <w:id w:val="897941546"/>
                                      </w:sdtPr>
                                      <w:sdtContent/>
                                    </w:sdt>
                                  </w:sdtContent>
                                </w:sdt>
                              </w:p>
                            </w:sdtContent>
                          </w:sdt>
                          <w:sdt>
                            <w:sdtPr>
                              <w:tag w:val="goog_rdk_59"/>
                              <w:id w:val="86669241"/>
                            </w:sdtPr>
                            <w:sdtContent>
                              <w:p w14:paraId="31F7DB29" w14:textId="1D9402AF" w:rsidR="003F6BAD" w:rsidRPr="003F6BAD" w:rsidRDefault="00000000">
                                <w:pPr>
                                  <w:spacing w:after="200" w:line="240" w:lineRule="auto"/>
                                  <w:jc w:val="center"/>
                                  <w:rPr>
                                    <w:ins w:id="50" w:author="Antony" w:date="2025-03-08T19:54:00Z"/>
                                    <w:rPrChange w:id="51" w:author="Antony" w:date="2025-03-08T19:54:00Z">
                                      <w:rPr>
                                        <w:ins w:id="52" w:author="Antony" w:date="2025-03-08T19:54:00Z"/>
                                        <w:i/>
                                        <w:color w:val="44546A"/>
                                        <w:sz w:val="18"/>
                                        <w:szCs w:val="18"/>
                                      </w:rPr>
                                    </w:rPrChange>
                                  </w:rPr>
                                </w:pPr>
                                <w:sdt>
                                  <w:sdtPr>
                                    <w:tag w:val="goog_rdk_56"/>
                                    <w:id w:val="296647184"/>
                                  </w:sdtPr>
                                  <w:sdtContent>
                                    <w:sdt>
                                      <w:sdtPr>
                                        <w:rPr>
                                          <w:i/>
                                          <w:color w:val="44546A"/>
                                          <w:sz w:val="18"/>
                                          <w:szCs w:val="18"/>
                                        </w:rPr>
                                        <w:tag w:val="goog_rdk_57"/>
                                        <w:id w:val="-581292096"/>
                                      </w:sdtPr>
                                      <w:sdtContent>
                                        <w:ins w:id="53" w:author="Antony" w:date="2025-03-08T19:54:00Z">
                                          <w:r w:rsidRPr="00AA29C0">
                                            <w:rPr>
                                              <w:i/>
                                              <w:color w:val="44546A"/>
                                              <w:sz w:val="18"/>
                                              <w:szCs w:val="18"/>
                                            </w:rPr>
                                            <w:t>Figure 1. Pourcentage de rag ayant marché</w:t>
                                          </w:r>
                                        </w:ins>
                                      </w:sdtContent>
                                    </w:sdt>
                                    <w:customXmlInsRangeStart w:id="54" w:author="Antony" w:date="2025-03-08T19:54:00Z"/>
                                    <w:sdt>
                                      <w:sdtPr>
                                        <w:rPr>
                                          <w:i/>
                                          <w:color w:val="44546A"/>
                                          <w:sz w:val="18"/>
                                          <w:szCs w:val="18"/>
                                        </w:rPr>
                                        <w:tag w:val="goog_rdk_58"/>
                                        <w:id w:val="769591115"/>
                                        <w:showingPlcHdr/>
                                      </w:sdtPr>
                                      <w:sdtContent>
                                        <w:customXmlInsRangeEnd w:id="54"/>
                                        <w:r w:rsidR="00AA29C0" w:rsidRPr="00AA29C0">
                                          <w:rPr>
                                            <w:i/>
                                            <w:color w:val="44546A"/>
                                            <w:sz w:val="18"/>
                                            <w:szCs w:val="18"/>
                                          </w:rPr>
                                          <w:t xml:space="preserve">     </w:t>
                                        </w:r>
                                        <w:customXmlInsRangeStart w:id="55" w:author="Antony" w:date="2025-03-08T19:54:00Z"/>
                                      </w:sdtContent>
                                    </w:sdt>
                                    <w:customXmlInsRangeEnd w:id="55"/>
                                  </w:sdtContent>
                                </w:sdt>
                              </w:p>
                            </w:sdtContent>
                          </w:sdt>
                        </w:tc>
                      </w:tr>
                    </w:sdtContent>
                  </w:sdt>
                </w:tbl>
              </w:sdtContent>
            </w:sdt>
          </w:sdtContent>
        </w:sdt>
      </w:sdtContent>
    </w:sdt>
    <w:sdt>
      <w:sdtPr>
        <w:tag w:val="goog_rdk_62"/>
        <w:id w:val="905573451"/>
      </w:sdtPr>
      <w:sdtContent>
        <w:p w14:paraId="5BC3285F" w14:textId="77777777" w:rsidR="003F6BAD" w:rsidRDefault="00000000">
          <w:sdt>
            <w:sdtPr>
              <w:tag w:val="goog_rdk_61"/>
              <w:id w:val="-397977527"/>
            </w:sdtPr>
            <w:sdtContent/>
          </w:sdt>
        </w:p>
      </w:sdtContent>
    </w:sdt>
    <w:bookmarkStart w:id="56" w:name="_heading=h.2et92p0" w:colFirst="0" w:colLast="0"/>
    <w:bookmarkEnd w:id="56"/>
    <w:p w14:paraId="68F09F3F" w14:textId="77777777" w:rsidR="003F6BAD" w:rsidRDefault="00000000">
      <w:pPr>
        <w:pStyle w:val="Titre3"/>
        <w:numPr>
          <w:ilvl w:val="0"/>
          <w:numId w:val="3"/>
        </w:numPr>
      </w:pPr>
      <w:sdt>
        <w:sdtPr>
          <w:tag w:val="goog_rdk_63"/>
          <w:id w:val="1172375995"/>
        </w:sdtPr>
        <w:sdtContent>
          <w:r>
            <w:t>Alertes</w:t>
          </w:r>
        </w:sdtContent>
      </w:sdt>
    </w:p>
    <w:sdt>
      <w:sdtPr>
        <w:tag w:val="goog_rdk_65"/>
        <w:id w:val="1562898728"/>
      </w:sdtPr>
      <w:sdtContent>
        <w:p w14:paraId="721A32D0" w14:textId="0678F310" w:rsidR="003F6BAD" w:rsidRDefault="00000000">
          <w:sdt>
            <w:sdtPr>
              <w:tag w:val="goog_rdk_64"/>
              <w:id w:val="-2014211571"/>
              <w:showingPlcHdr/>
            </w:sdtPr>
            <w:sdtContent>
              <w:r w:rsidR="005B2365">
                <w:t xml:space="preserve">     </w:t>
              </w:r>
            </w:sdtContent>
          </w:sdt>
        </w:p>
      </w:sdtContent>
    </w:sdt>
    <w:sdt>
      <w:sdtPr>
        <w:tag w:val="goog_rdk_67"/>
        <w:id w:val="-1650741308"/>
      </w:sdtPr>
      <w:sdtContent>
        <w:p w14:paraId="721C4A39" w14:textId="77777777" w:rsidR="003F6BAD" w:rsidRDefault="00000000">
          <w:sdt>
            <w:sdtPr>
              <w:tag w:val="goog_rdk_66"/>
              <w:id w:val="-128794147"/>
            </w:sdtPr>
            <w:sdtContent>
              <w:r>
                <w:t>On peut mettre des alertes.</w:t>
              </w:r>
            </w:sdtContent>
          </w:sdt>
        </w:p>
      </w:sdtContent>
    </w:sdt>
    <w:sdt>
      <w:sdtPr>
        <w:tag w:val="goog_rdk_69"/>
        <w:id w:val="-1039503848"/>
      </w:sdtPr>
      <w:sdtContent>
        <w:p w14:paraId="425865DE" w14:textId="77777777" w:rsidR="003F6BAD" w:rsidRDefault="00000000">
          <w:sdt>
            <w:sdtPr>
              <w:tag w:val="goog_rdk_68"/>
              <w:id w:val="1650015990"/>
            </w:sdtPr>
            <w:sdtContent>
              <w:r>
                <w:t xml:space="preserve"> Ici lorsque la RAM disponible est inférieure à 20 % durant les 15 dernières minutes.</w:t>
              </w:r>
            </w:sdtContent>
          </w:sdt>
        </w:p>
      </w:sdtContent>
    </w:sdt>
    <w:sdt>
      <w:sdtPr>
        <w:tag w:val="goog_rdk_72"/>
        <w:id w:val="443505008"/>
      </w:sdtPr>
      <w:sdtContent>
        <w:p w14:paraId="5448C48C" w14:textId="77777777" w:rsidR="003F6BAD" w:rsidRDefault="00000000">
          <w:pPr>
            <w:keepNext/>
          </w:pPr>
          <w:r w:rsidRPr="00AA29C0">
            <w:rPr>
              <w:noProof/>
            </w:rPr>
            <w:drawing>
              <wp:inline distT="0" distB="0" distL="0" distR="0" wp14:anchorId="17A87834" wp14:editId="3518159E">
                <wp:extent cx="2709961" cy="1530028"/>
                <wp:effectExtent l="0" t="0" r="0" b="0"/>
                <wp:docPr id="21031983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709961" cy="1530028"/>
                        </a:xfrm>
                        <a:prstGeom prst="rect">
                          <a:avLst/>
                        </a:prstGeom>
                        <a:ln/>
                      </pic:spPr>
                    </pic:pic>
                  </a:graphicData>
                </a:graphic>
              </wp:inline>
            </w:drawing>
          </w:r>
          <w:sdt>
            <w:sdtPr>
              <w:tag w:val="goog_rdk_70"/>
              <w:id w:val="-199558310"/>
            </w:sdtPr>
            <w:sdtContent>
              <w:r>
                <w:t xml:space="preserve">    </w:t>
              </w:r>
            </w:sdtContent>
          </w:sdt>
          <w:r w:rsidRPr="00AA29C0">
            <w:rPr>
              <w:noProof/>
            </w:rPr>
            <w:drawing>
              <wp:inline distT="0" distB="0" distL="0" distR="0" wp14:anchorId="7802271C" wp14:editId="05A35FC7">
                <wp:extent cx="2679608" cy="1195073"/>
                <wp:effectExtent l="0" t="0" r="0" b="0"/>
                <wp:docPr id="21031983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679608" cy="1195073"/>
                        </a:xfrm>
                        <a:prstGeom prst="rect">
                          <a:avLst/>
                        </a:prstGeom>
                        <a:ln/>
                      </pic:spPr>
                    </pic:pic>
                  </a:graphicData>
                </a:graphic>
              </wp:inline>
            </w:drawing>
          </w:r>
          <w:sdt>
            <w:sdtPr>
              <w:tag w:val="goog_rdk_71"/>
              <w:id w:val="515111069"/>
            </w:sdtPr>
            <w:sdtContent/>
          </w:sdt>
        </w:p>
      </w:sdtContent>
    </w:sdt>
    <w:sdt>
      <w:sdtPr>
        <w:tag w:val="goog_rdk_79"/>
        <w:id w:val="-1662149898"/>
      </w:sdtPr>
      <w:sdtContent>
        <w:p w14:paraId="06A912F8" w14:textId="3342DF5B" w:rsidR="003F6BAD" w:rsidRPr="005B2365" w:rsidRDefault="00000000">
          <w:pPr>
            <w:pBdr>
              <w:top w:val="nil"/>
              <w:left w:val="nil"/>
              <w:bottom w:val="nil"/>
              <w:right w:val="nil"/>
              <w:between w:val="nil"/>
            </w:pBdr>
            <w:spacing w:after="200" w:line="240" w:lineRule="auto"/>
            <w:ind w:left="4248" w:hanging="4248"/>
            <w:jc w:val="center"/>
            <w:rPr>
              <w:i/>
              <w:color w:val="44546A"/>
              <w:sz w:val="18"/>
              <w:szCs w:val="18"/>
            </w:rPr>
          </w:pPr>
          <w:sdt>
            <w:sdtPr>
              <w:tag w:val="goog_rdk_73"/>
              <w:id w:val="1820540518"/>
            </w:sdtPr>
            <w:sdtContent>
              <w:r w:rsidRPr="005B2365">
                <w:rPr>
                  <w:i/>
                  <w:color w:val="44546A"/>
                  <w:sz w:val="18"/>
                  <w:szCs w:val="18"/>
                </w:rPr>
                <w:t xml:space="preserve">Figure 12. Formulaire de création d'alerte pour la RAM </w:t>
              </w:r>
              <w:r w:rsidRPr="005B2365">
                <w:rPr>
                  <w:i/>
                  <w:color w:val="44546A"/>
                  <w:sz w:val="18"/>
                  <w:szCs w:val="18"/>
                </w:rPr>
                <w:tab/>
                <w:t>Figure 13. Formulaire pour définir la période durant laquelle le seuil doit être franchi</w:t>
              </w:r>
              <w:r w:rsidR="0096210B">
                <w:rPr>
                  <w:i/>
                  <w:color w:val="44546A"/>
                  <w:sz w:val="18"/>
                  <w:szCs w:val="18"/>
                </w:rPr>
                <w:t>e</w:t>
              </w:r>
            </w:sdtContent>
          </w:sdt>
          <w:sdt>
            <w:sdtPr>
              <w:tag w:val="goog_rdk_74"/>
              <w:id w:val="-1591071918"/>
              <w:showingPlcHdr/>
            </w:sdtPr>
            <w:sdtContent>
              <w:r w:rsidR="0096210B">
                <w:t xml:space="preserve">     </w:t>
              </w:r>
            </w:sdtContent>
          </w:sdt>
          <w:sdt>
            <w:sdtPr>
              <w:tag w:val="goog_rdk_76"/>
              <w:id w:val="1461373737"/>
            </w:sdtPr>
            <w:sdtContent>
              <w:sdt>
                <w:sdtPr>
                  <w:tag w:val="goog_rdk_77"/>
                  <w:id w:val="1088508885"/>
                  <w:showingPlcHdr/>
                </w:sdtPr>
                <w:sdtContent>
                  <w:r w:rsidR="005B2365">
                    <w:t xml:space="preserve">     </w:t>
                  </w:r>
                </w:sdtContent>
              </w:sdt>
            </w:sdtContent>
          </w:sdt>
          <w:sdt>
            <w:sdtPr>
              <w:tag w:val="goog_rdk_78"/>
              <w:id w:val="1174840291"/>
            </w:sdtPr>
            <w:sdtContent>
              <w:r w:rsidRPr="005B2365">
                <w:rPr>
                  <w:i/>
                  <w:color w:val="44546A"/>
                  <w:sz w:val="18"/>
                  <w:szCs w:val="18"/>
                </w:rPr>
                <w:t xml:space="preserve"> pour déclencher une alerte</w:t>
              </w:r>
            </w:sdtContent>
          </w:sdt>
        </w:p>
      </w:sdtContent>
    </w:sdt>
    <w:sdt>
      <w:sdtPr>
        <w:tag w:val="goog_rdk_81"/>
        <w:id w:val="666909247"/>
      </w:sdtPr>
      <w:sdtContent>
        <w:p w14:paraId="1F495AFC" w14:textId="77777777" w:rsidR="003F6BAD" w:rsidRDefault="00000000">
          <w:sdt>
            <w:sdtPr>
              <w:tag w:val="goog_rdk_80"/>
              <w:id w:val="1091742969"/>
            </w:sdtPr>
            <w:sdtContent>
              <w:r>
                <w:t>Ici le temps durant lequel le seuil doit être atteint pour déclencher une alerte.</w:t>
              </w:r>
            </w:sdtContent>
          </w:sdt>
        </w:p>
      </w:sdtContent>
    </w:sdt>
    <w:sdt>
      <w:sdtPr>
        <w:tag w:val="goog_rdk_83"/>
        <w:id w:val="-1349869780"/>
      </w:sdtPr>
      <w:sdtContent>
        <w:p w14:paraId="5C343370" w14:textId="77777777" w:rsidR="003F6BAD" w:rsidRDefault="00000000">
          <w:sdt>
            <w:sdtPr>
              <w:tag w:val="goog_rdk_82"/>
              <w:id w:val="-932890364"/>
            </w:sdtPr>
            <w:sdtContent/>
          </w:sdt>
        </w:p>
      </w:sdtContent>
    </w:sdt>
    <w:sdt>
      <w:sdtPr>
        <w:tag w:val="goog_rdk_85"/>
        <w:id w:val="-1951693229"/>
      </w:sdtPr>
      <w:sdtContent>
        <w:p w14:paraId="59A62AE0" w14:textId="77777777" w:rsidR="003F6BAD" w:rsidRDefault="00000000">
          <w:sdt>
            <w:sdtPr>
              <w:tag w:val="goog_rdk_84"/>
              <w:id w:val="-1328979746"/>
            </w:sdtPr>
            <w:sdtContent>
              <w:r>
                <w:t>Ici, on configure l’email :</w:t>
              </w:r>
            </w:sdtContent>
          </w:sdt>
        </w:p>
      </w:sdtContent>
    </w:sdt>
    <w:sdt>
      <w:sdtPr>
        <w:tag w:val="goog_rdk_87"/>
        <w:id w:val="189738042"/>
      </w:sdtPr>
      <w:sdtContent>
        <w:p w14:paraId="56C7AF63" w14:textId="33B3F507" w:rsidR="003F6BAD" w:rsidRDefault="00000000">
          <w:pPr>
            <w:keepNext/>
            <w:jc w:val="center"/>
          </w:pPr>
          <w:r w:rsidRPr="00AA29C0">
            <w:rPr>
              <w:noProof/>
            </w:rPr>
            <w:drawing>
              <wp:inline distT="0" distB="0" distL="0" distR="0" wp14:anchorId="679DF97B" wp14:editId="3278D99F">
                <wp:extent cx="2273392" cy="1095349"/>
                <wp:effectExtent l="0" t="0" r="0" b="0"/>
                <wp:docPr id="21031983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273392" cy="1095349"/>
                        </a:xfrm>
                        <a:prstGeom prst="rect">
                          <a:avLst/>
                        </a:prstGeom>
                        <a:ln/>
                      </pic:spPr>
                    </pic:pic>
                  </a:graphicData>
                </a:graphic>
              </wp:inline>
            </w:drawing>
          </w:r>
          <w:sdt>
            <w:sdtPr>
              <w:tag w:val="goog_rdk_86"/>
              <w:id w:val="1817219328"/>
              <w:showingPlcHdr/>
            </w:sdtPr>
            <w:sdtContent>
              <w:r w:rsidR="0096210B">
                <w:t xml:space="preserve">     </w:t>
              </w:r>
            </w:sdtContent>
          </w:sdt>
        </w:p>
      </w:sdtContent>
    </w:sdt>
    <w:sdt>
      <w:sdtPr>
        <w:tag w:val="goog_rdk_89"/>
        <w:id w:val="1891685669"/>
      </w:sdtPr>
      <w:sdtContent>
        <w:p w14:paraId="45A044E7" w14:textId="77777777"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88"/>
              <w:id w:val="-260369489"/>
            </w:sdtPr>
            <w:sdtContent>
              <w:r w:rsidRPr="005B2365">
                <w:rPr>
                  <w:i/>
                  <w:color w:val="44546A"/>
                  <w:sz w:val="18"/>
                  <w:szCs w:val="18"/>
                </w:rPr>
                <w:t>Figure 14. Selection de l'email d'alerte</w:t>
              </w:r>
            </w:sdtContent>
          </w:sdt>
        </w:p>
      </w:sdtContent>
    </w:sdt>
    <w:sdt>
      <w:sdtPr>
        <w:tag w:val="goog_rdk_91"/>
        <w:id w:val="-752123263"/>
      </w:sdtPr>
      <w:sdtContent>
        <w:p w14:paraId="308026E3" w14:textId="277F7509" w:rsidR="003F6BAD" w:rsidRDefault="00000000">
          <w:sdt>
            <w:sdtPr>
              <w:tag w:val="goog_rdk_90"/>
              <w:id w:val="1447807568"/>
              <w:showingPlcHdr/>
            </w:sdtPr>
            <w:sdtContent>
              <w:r w:rsidR="0096210B">
                <w:t xml:space="preserve">     </w:t>
              </w:r>
            </w:sdtContent>
          </w:sdt>
        </w:p>
      </w:sdtContent>
    </w:sdt>
    <w:sdt>
      <w:sdtPr>
        <w:tag w:val="goog_rdk_96"/>
        <w:id w:val="-1609659810"/>
      </w:sdtPr>
      <w:sdtContent>
        <w:p w14:paraId="3F60AB8E" w14:textId="25084DB3" w:rsidR="003F6BAD" w:rsidRDefault="00000000">
          <w:sdt>
            <w:sdtPr>
              <w:tag w:val="goog_rdk_92"/>
              <w:id w:val="-236016336"/>
            </w:sdtPr>
            <w:sdtContent>
              <w:r>
                <w:t>J’ai mis une deuxième alerte si le temps d’exécution</w:t>
              </w:r>
            </w:sdtContent>
          </w:sdt>
          <w:sdt>
            <w:sdtPr>
              <w:tag w:val="goog_rdk_95"/>
              <w:id w:val="-1679267977"/>
            </w:sdtPr>
            <w:sdtContent>
              <w:r>
                <w:t xml:space="preserve"> du RAG est supérieur à 10 secondes durant les 15 dernières minutes.</w:t>
              </w:r>
            </w:sdtContent>
          </w:sdt>
        </w:p>
      </w:sdtContent>
    </w:sdt>
    <w:sdt>
      <w:sdtPr>
        <w:tag w:val="goog_rdk_98"/>
        <w:id w:val="1905028773"/>
      </w:sdtPr>
      <w:sdtContent>
        <w:p w14:paraId="7AA23F4C" w14:textId="77777777" w:rsidR="003F6BAD" w:rsidRDefault="00000000">
          <w:pPr>
            <w:keepNext/>
          </w:pPr>
          <w:r w:rsidRPr="00AA29C0">
            <w:rPr>
              <w:noProof/>
            </w:rPr>
            <w:drawing>
              <wp:inline distT="0" distB="0" distL="0" distR="0" wp14:anchorId="61417EDA" wp14:editId="28AC6616">
                <wp:extent cx="5760720" cy="662940"/>
                <wp:effectExtent l="0" t="0" r="0" b="0"/>
                <wp:docPr id="21031983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60720" cy="662940"/>
                        </a:xfrm>
                        <a:prstGeom prst="rect">
                          <a:avLst/>
                        </a:prstGeom>
                        <a:ln/>
                      </pic:spPr>
                    </pic:pic>
                  </a:graphicData>
                </a:graphic>
              </wp:inline>
            </w:drawing>
          </w:r>
          <w:sdt>
            <w:sdtPr>
              <w:tag w:val="goog_rdk_97"/>
              <w:id w:val="-1707243876"/>
            </w:sdtPr>
            <w:sdtContent/>
          </w:sdt>
        </w:p>
      </w:sdtContent>
    </w:sdt>
    <w:sdt>
      <w:sdtPr>
        <w:tag w:val="goog_rdk_100"/>
        <w:id w:val="-1492094191"/>
      </w:sdtPr>
      <w:sdtContent>
        <w:p w14:paraId="3D634936" w14:textId="77777777"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99"/>
              <w:id w:val="322016787"/>
            </w:sdtPr>
            <w:sdtContent>
              <w:r w:rsidRPr="005B2365">
                <w:rPr>
                  <w:i/>
                  <w:color w:val="44546A"/>
                  <w:sz w:val="18"/>
                  <w:szCs w:val="18"/>
                </w:rPr>
                <w:t>Figure 15. Liste des alertes avec le statut</w:t>
              </w:r>
            </w:sdtContent>
          </w:sdt>
        </w:p>
      </w:sdtContent>
    </w:sdt>
    <w:sdt>
      <w:sdtPr>
        <w:tag w:val="goog_rdk_102"/>
        <w:id w:val="-1221824324"/>
      </w:sdtPr>
      <w:sdtContent>
        <w:p w14:paraId="24FC672C" w14:textId="77777777" w:rsidR="003F6BAD" w:rsidRDefault="00000000">
          <w:sdt>
            <w:sdtPr>
              <w:tag w:val="goog_rdk_101"/>
              <w:id w:val="-1589923877"/>
            </w:sdtPr>
            <w:sdtContent/>
          </w:sdt>
        </w:p>
      </w:sdtContent>
    </w:sdt>
    <w:sdt>
      <w:sdtPr>
        <w:tag w:val="goog_rdk_104"/>
        <w:id w:val="203298058"/>
      </w:sdtPr>
      <w:sdtContent>
        <w:p w14:paraId="020ED290" w14:textId="77777777" w:rsidR="003F6BAD" w:rsidRDefault="00000000">
          <w:sdt>
            <w:sdtPr>
              <w:tag w:val="goog_rdk_103"/>
              <w:id w:val="889228500"/>
            </w:sdtPr>
            <w:sdtContent>
              <w:r>
                <w:t>Ici mes deux alertes m’indiquent que les seuils que j’ai établis ont été franchis.</w:t>
              </w:r>
            </w:sdtContent>
          </w:sdt>
        </w:p>
      </w:sdtContent>
    </w:sdt>
    <w:sdt>
      <w:sdtPr>
        <w:tag w:val="goog_rdk_106"/>
        <w:id w:val="12427612"/>
      </w:sdtPr>
      <w:sdtContent>
        <w:p w14:paraId="0DB08E0C" w14:textId="77777777" w:rsidR="003F6BAD" w:rsidRDefault="00000000">
          <w:pPr>
            <w:keepNext/>
            <w:jc w:val="center"/>
          </w:pPr>
          <w:r w:rsidRPr="00AA29C0">
            <w:rPr>
              <w:noProof/>
            </w:rPr>
            <w:drawing>
              <wp:inline distT="0" distB="0" distL="0" distR="0" wp14:anchorId="78D51B40" wp14:editId="22836E79">
                <wp:extent cx="2313464" cy="2707456"/>
                <wp:effectExtent l="0" t="0" r="0" b="0"/>
                <wp:docPr id="21031983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313464" cy="2707456"/>
                        </a:xfrm>
                        <a:prstGeom prst="rect">
                          <a:avLst/>
                        </a:prstGeom>
                        <a:ln/>
                      </pic:spPr>
                    </pic:pic>
                  </a:graphicData>
                </a:graphic>
              </wp:inline>
            </w:drawing>
          </w:r>
          <w:sdt>
            <w:sdtPr>
              <w:tag w:val="goog_rdk_105"/>
              <w:id w:val="1609316534"/>
            </w:sdtPr>
            <w:sdtContent/>
          </w:sdt>
        </w:p>
      </w:sdtContent>
    </w:sdt>
    <w:sdt>
      <w:sdtPr>
        <w:tag w:val="goog_rdk_108"/>
        <w:id w:val="412516624"/>
      </w:sdtPr>
      <w:sdtContent>
        <w:p w14:paraId="49460A86" w14:textId="77777777"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107"/>
              <w:id w:val="-1272399259"/>
            </w:sdtPr>
            <w:sdtContent>
              <w:r w:rsidRPr="005B2365">
                <w:rPr>
                  <w:i/>
                  <w:color w:val="44546A"/>
                  <w:sz w:val="18"/>
                  <w:szCs w:val="18"/>
                </w:rPr>
                <w:t>Figure 16. Alerte mail Grafana envoyée suite à la consommation de RAM de plus de 80%</w:t>
              </w:r>
            </w:sdtContent>
          </w:sdt>
        </w:p>
      </w:sdtContent>
    </w:sdt>
    <w:sdt>
      <w:sdtPr>
        <w:tag w:val="goog_rdk_110"/>
        <w:id w:val="2090720432"/>
      </w:sdtPr>
      <w:sdtContent>
        <w:p w14:paraId="1F0E8EF3" w14:textId="77777777" w:rsidR="003F6BAD" w:rsidRDefault="00000000">
          <w:sdt>
            <w:sdtPr>
              <w:tag w:val="goog_rdk_109"/>
              <w:id w:val="-1222900124"/>
            </w:sdtPr>
            <w:sdtContent/>
          </w:sdt>
        </w:p>
      </w:sdtContent>
    </w:sdt>
    <w:sdt>
      <w:sdtPr>
        <w:tag w:val="goog_rdk_112"/>
        <w:id w:val="584736090"/>
      </w:sdtPr>
      <w:sdtContent>
        <w:p w14:paraId="0C8EB2B5" w14:textId="77777777" w:rsidR="003F6BAD" w:rsidRDefault="00000000">
          <w:pPr>
            <w:keepNext/>
            <w:jc w:val="center"/>
          </w:pPr>
          <w:r w:rsidRPr="00AA29C0">
            <w:rPr>
              <w:noProof/>
            </w:rPr>
            <w:drawing>
              <wp:inline distT="0" distB="0" distL="0" distR="0" wp14:anchorId="2731D420" wp14:editId="3DA3A3FF">
                <wp:extent cx="2300015" cy="2098713"/>
                <wp:effectExtent l="0" t="0" r="0" b="0"/>
                <wp:docPr id="21031982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300015" cy="2098713"/>
                        </a:xfrm>
                        <a:prstGeom prst="rect">
                          <a:avLst/>
                        </a:prstGeom>
                        <a:ln/>
                      </pic:spPr>
                    </pic:pic>
                  </a:graphicData>
                </a:graphic>
              </wp:inline>
            </w:drawing>
          </w:r>
          <w:sdt>
            <w:sdtPr>
              <w:tag w:val="goog_rdk_111"/>
              <w:id w:val="-961420696"/>
            </w:sdtPr>
            <w:sdtContent/>
          </w:sdt>
        </w:p>
      </w:sdtContent>
    </w:sdt>
    <w:sdt>
      <w:sdtPr>
        <w:tag w:val="goog_rdk_114"/>
        <w:id w:val="567770696"/>
      </w:sdtPr>
      <w:sdtContent>
        <w:p w14:paraId="596A8698" w14:textId="77777777" w:rsidR="003F6BAD" w:rsidRPr="005B2365" w:rsidRDefault="00000000">
          <w:pPr>
            <w:pBdr>
              <w:top w:val="nil"/>
              <w:left w:val="nil"/>
              <w:bottom w:val="nil"/>
              <w:right w:val="nil"/>
              <w:between w:val="nil"/>
            </w:pBdr>
            <w:spacing w:after="200" w:line="240" w:lineRule="auto"/>
            <w:jc w:val="center"/>
            <w:rPr>
              <w:i/>
              <w:color w:val="44546A"/>
              <w:sz w:val="18"/>
              <w:szCs w:val="18"/>
            </w:rPr>
          </w:pPr>
          <w:sdt>
            <w:sdtPr>
              <w:tag w:val="goog_rdk_113"/>
              <w:id w:val="-1825508652"/>
            </w:sdtPr>
            <w:sdtContent>
              <w:r w:rsidRPr="005B2365">
                <w:rPr>
                  <w:i/>
                  <w:color w:val="44546A"/>
                  <w:sz w:val="18"/>
                  <w:szCs w:val="18"/>
                </w:rPr>
                <w:t>Figure 17. Alerte mail Grafana envoyée suite à la latence du RAG de plus de dix secondes.</w:t>
              </w:r>
            </w:sdtContent>
          </w:sdt>
        </w:p>
      </w:sdtContent>
    </w:sdt>
    <w:sdt>
      <w:sdtPr>
        <w:tag w:val="goog_rdk_116"/>
        <w:id w:val="-161240158"/>
      </w:sdtPr>
      <w:sdtContent>
        <w:p w14:paraId="66BA61F0" w14:textId="77777777" w:rsidR="003F6BAD" w:rsidRDefault="00000000">
          <w:sdt>
            <w:sdtPr>
              <w:tag w:val="goog_rdk_115"/>
              <w:id w:val="-633874518"/>
            </w:sdtPr>
            <w:sdtContent/>
          </w:sdt>
        </w:p>
      </w:sdtContent>
    </w:sdt>
    <w:bookmarkStart w:id="57" w:name="_heading=h.tyjcwt" w:colFirst="0" w:colLast="0"/>
    <w:bookmarkEnd w:id="57"/>
    <w:p w14:paraId="174C2389" w14:textId="77777777" w:rsidR="003F6BAD" w:rsidRDefault="00000000">
      <w:pPr>
        <w:pStyle w:val="Titre3"/>
        <w:numPr>
          <w:ilvl w:val="0"/>
          <w:numId w:val="3"/>
        </w:numPr>
      </w:pPr>
      <w:sdt>
        <w:sdtPr>
          <w:tag w:val="goog_rdk_117"/>
          <w:id w:val="-1028175685"/>
        </w:sdtPr>
        <w:sdtContent>
          <w:r>
            <w:t>Monitoring avec uptime-kuma</w:t>
          </w:r>
        </w:sdtContent>
      </w:sdt>
    </w:p>
    <w:sdt>
      <w:sdtPr>
        <w:tag w:val="goog_rdk_119"/>
        <w:id w:val="1100600274"/>
      </w:sdtPr>
      <w:sdtContent>
        <w:p w14:paraId="5EFBEF19" w14:textId="77777777" w:rsidR="003F6BAD" w:rsidRDefault="00000000">
          <w:sdt>
            <w:sdtPr>
              <w:tag w:val="goog_rdk_118"/>
              <w:id w:val="2121023986"/>
            </w:sdtPr>
            <w:sdtContent/>
          </w:sdt>
        </w:p>
      </w:sdtContent>
    </w:sdt>
    <w:sdt>
      <w:sdtPr>
        <w:tag w:val="goog_rdk_127"/>
        <w:id w:val="-1523693978"/>
      </w:sdtPr>
      <w:sdtContent>
        <w:p w14:paraId="021071FF" w14:textId="07EEEA9E" w:rsidR="003F6BAD" w:rsidRDefault="00000000">
          <w:sdt>
            <w:sdtPr>
              <w:tag w:val="goog_rdk_120"/>
              <w:id w:val="-1710565595"/>
            </w:sdtPr>
            <w:sdtContent>
              <w:r>
                <w:t>La surveillance que j’ai mis en place pour uptime-kuma est pour détecter si les conteneurs son</w:t>
              </w:r>
            </w:sdtContent>
          </w:sdt>
          <w:sdt>
            <w:sdtPr>
              <w:tag w:val="goog_rdk_121"/>
              <w:id w:val="16058254"/>
            </w:sdtPr>
            <w:sdtContent>
              <w:sdt>
                <w:sdtPr>
                  <w:tag w:val="goog_rdk_122"/>
                  <w:id w:val="338900060"/>
                </w:sdtPr>
                <w:sdtContent>
                  <w:r w:rsidR="00C33258">
                    <w:t>t</w:t>
                  </w:r>
                </w:sdtContent>
              </w:sdt>
            </w:sdtContent>
          </w:sdt>
          <w:sdt>
            <w:sdtPr>
              <w:tag w:val="goog_rdk_123"/>
              <w:id w:val="410283778"/>
            </w:sdtPr>
            <w:sdtContent>
              <w:r>
                <w:t xml:space="preserve"> actif</w:t>
              </w:r>
            </w:sdtContent>
          </w:sdt>
          <w:sdt>
            <w:sdtPr>
              <w:tag w:val="goog_rdk_124"/>
              <w:id w:val="1070859834"/>
            </w:sdtPr>
            <w:sdtContent>
              <w:sdt>
                <w:sdtPr>
                  <w:tag w:val="goog_rdk_125"/>
                  <w:id w:val="-22639863"/>
                </w:sdtPr>
                <w:sdtContent>
                  <w:r>
                    <w:t>s</w:t>
                  </w:r>
                </w:sdtContent>
              </w:sdt>
            </w:sdtContent>
          </w:sdt>
          <w:sdt>
            <w:sdtPr>
              <w:tag w:val="goog_rdk_126"/>
              <w:id w:val="737757499"/>
            </w:sdtPr>
            <w:sdtContent>
              <w:r>
                <w:t xml:space="preserve"> par l’envoie de mail.</w:t>
              </w:r>
            </w:sdtContent>
          </w:sdt>
        </w:p>
      </w:sdtContent>
    </w:sdt>
    <w:sdt>
      <w:sdtPr>
        <w:tag w:val="goog_rdk_129"/>
        <w:id w:val="-634560975"/>
      </w:sdtPr>
      <w:sdtContent>
        <w:p w14:paraId="4BF1E3EE" w14:textId="77777777" w:rsidR="003F6BAD" w:rsidRDefault="00000000">
          <w:sdt>
            <w:sdtPr>
              <w:tag w:val="goog_rdk_128"/>
              <w:id w:val="111400246"/>
            </w:sdtPr>
            <w:sdtContent/>
          </w:sdt>
        </w:p>
      </w:sdtContent>
    </w:sdt>
    <w:sdt>
      <w:sdtPr>
        <w:tag w:val="goog_rdk_131"/>
        <w:id w:val="372347575"/>
      </w:sdtPr>
      <w:sdtContent>
        <w:p w14:paraId="19C20652" w14:textId="77777777" w:rsidR="003F6BAD" w:rsidRDefault="00000000">
          <w:sdt>
            <w:sdtPr>
              <w:tag w:val="goog_rdk_130"/>
              <w:id w:val="-987322183"/>
            </w:sdtPr>
            <w:sdtContent>
              <w:r>
                <w:t>Uptime-kuma permet également de visualiser l’état des conteneurs via un tableau de bord.</w:t>
              </w:r>
            </w:sdtContent>
          </w:sdt>
        </w:p>
      </w:sdtContent>
    </w:sdt>
    <w:sdt>
      <w:sdtPr>
        <w:tag w:val="goog_rdk_133"/>
        <w:id w:val="140082665"/>
      </w:sdtPr>
      <w:sdtContent>
        <w:p w14:paraId="43792EA3" w14:textId="35E11074" w:rsidR="003F6BAD" w:rsidRDefault="00000000">
          <w:pPr>
            <w:keepNext/>
            <w:jc w:val="center"/>
          </w:pPr>
          <w:r w:rsidRPr="00AA29C0">
            <w:rPr>
              <w:noProof/>
            </w:rPr>
            <w:drawing>
              <wp:inline distT="0" distB="0" distL="0" distR="0" wp14:anchorId="49D73558" wp14:editId="6026444A">
                <wp:extent cx="4030631" cy="2642658"/>
                <wp:effectExtent l="0" t="0" r="0" b="0"/>
                <wp:docPr id="21031982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030631" cy="2642658"/>
                        </a:xfrm>
                        <a:prstGeom prst="rect">
                          <a:avLst/>
                        </a:prstGeom>
                        <a:ln/>
                      </pic:spPr>
                    </pic:pic>
                  </a:graphicData>
                </a:graphic>
              </wp:inline>
            </w:drawing>
          </w:r>
          <w:sdt>
            <w:sdtPr>
              <w:tag w:val="goog_rdk_132"/>
              <w:id w:val="-948926369"/>
              <w:showingPlcHdr/>
            </w:sdtPr>
            <w:sdtContent>
              <w:r w:rsidR="00571797">
                <w:t xml:space="preserve">     </w:t>
              </w:r>
            </w:sdtContent>
          </w:sdt>
        </w:p>
      </w:sdtContent>
    </w:sdt>
    <w:sdt>
      <w:sdtPr>
        <w:tag w:val="goog_rdk_135"/>
        <w:id w:val="-1423173989"/>
      </w:sdtPr>
      <w:sdtContent>
        <w:p w14:paraId="1AFEFB8F" w14:textId="77777777" w:rsidR="003F6BAD" w:rsidRPr="003F6BAD" w:rsidRDefault="00000000">
          <w:pPr>
            <w:pBdr>
              <w:top w:val="nil"/>
              <w:left w:val="nil"/>
              <w:bottom w:val="nil"/>
              <w:right w:val="nil"/>
              <w:between w:val="nil"/>
            </w:pBdr>
            <w:spacing w:after="200" w:line="240" w:lineRule="auto"/>
            <w:jc w:val="center"/>
            <w:rPr>
              <w:rPrChange w:id="58" w:author="Antony" w:date="2025-03-08T19:54:00Z">
                <w:rPr>
                  <w:i/>
                  <w:color w:val="44546A"/>
                  <w:sz w:val="18"/>
                  <w:szCs w:val="18"/>
                </w:rPr>
              </w:rPrChange>
            </w:rPr>
          </w:pPr>
          <w:sdt>
            <w:sdtPr>
              <w:tag w:val="goog_rdk_134"/>
              <w:id w:val="-1117676139"/>
            </w:sdtPr>
            <w:sdtContent>
              <w:r w:rsidRPr="00C33258">
                <w:rPr>
                  <w:i/>
                  <w:color w:val="44546A"/>
                  <w:sz w:val="18"/>
                  <w:szCs w:val="18"/>
                </w:rPr>
                <w:t>Figure 18. Tableau de bord d'Uptime-kuma</w:t>
              </w:r>
            </w:sdtContent>
          </w:sdt>
        </w:p>
      </w:sdtContent>
    </w:sdt>
    <w:sdt>
      <w:sdtPr>
        <w:tag w:val="goog_rdk_137"/>
        <w:id w:val="-868226389"/>
        <w:showingPlcHdr/>
      </w:sdtPr>
      <w:sdtContent>
        <w:p w14:paraId="43055658" w14:textId="49251BB4" w:rsidR="003F6BAD" w:rsidRDefault="00FA4845">
          <w:r>
            <w:t xml:space="preserve">     </w:t>
          </w:r>
        </w:p>
      </w:sdtContent>
    </w:sdt>
    <w:sdt>
      <w:sdtPr>
        <w:tag w:val="goog_rdk_139"/>
        <w:id w:val="528300944"/>
      </w:sdtPr>
      <w:sdtContent>
        <w:sdt>
          <w:sdtPr>
            <w:tag w:val="goog_rdk_138"/>
            <w:id w:val="141393975"/>
          </w:sdtPr>
          <w:sdtContent>
            <w:p w14:paraId="144C1CE5" w14:textId="77777777" w:rsidR="004E7456" w:rsidRDefault="00000000">
              <w:r>
                <w:t>Ici on voit que le conteneur est en ligne.</w:t>
              </w:r>
            </w:p>
            <w:p w14:paraId="3BA063C0" w14:textId="77777777" w:rsidR="00FA4845" w:rsidRDefault="00E40AF9" w:rsidP="00FA4845">
              <w:pPr>
                <w:keepNext/>
              </w:pPr>
              <w:r w:rsidRPr="00E40AF9">
                <w:drawing>
                  <wp:inline distT="0" distB="0" distL="0" distR="0" wp14:anchorId="1912A054" wp14:editId="70BDDCA8">
                    <wp:extent cx="2881223" cy="815230"/>
                    <wp:effectExtent l="0" t="0" r="0" b="4445"/>
                    <wp:docPr id="1436345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5507" name=""/>
                            <pic:cNvPicPr/>
                          </pic:nvPicPr>
                          <pic:blipFill>
                            <a:blip r:embed="rId31"/>
                            <a:stretch>
                              <a:fillRect/>
                            </a:stretch>
                          </pic:blipFill>
                          <pic:spPr>
                            <a:xfrm>
                              <a:off x="0" y="0"/>
                              <a:ext cx="2914410" cy="824620"/>
                            </a:xfrm>
                            <a:prstGeom prst="rect">
                              <a:avLst/>
                            </a:prstGeom>
                          </pic:spPr>
                        </pic:pic>
                      </a:graphicData>
                    </a:graphic>
                  </wp:inline>
                </w:drawing>
              </w:r>
              <w:r w:rsidR="00FA4845">
                <w:t xml:space="preserve">               </w:t>
              </w:r>
              <w:r w:rsidR="00FA4845" w:rsidRPr="00FA4845">
                <w:drawing>
                  <wp:inline distT="0" distB="0" distL="0" distR="0" wp14:anchorId="5D0D4DBF" wp14:editId="53B62AC7">
                    <wp:extent cx="2020390" cy="982727"/>
                    <wp:effectExtent l="0" t="0" r="0" b="8255"/>
                    <wp:docPr id="104685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58359" name=""/>
                            <pic:cNvPicPr/>
                          </pic:nvPicPr>
                          <pic:blipFill>
                            <a:blip r:embed="rId32"/>
                            <a:stretch>
                              <a:fillRect/>
                            </a:stretch>
                          </pic:blipFill>
                          <pic:spPr>
                            <a:xfrm>
                              <a:off x="0" y="0"/>
                              <a:ext cx="2026015" cy="985463"/>
                            </a:xfrm>
                            <a:prstGeom prst="rect">
                              <a:avLst/>
                            </a:prstGeom>
                          </pic:spPr>
                        </pic:pic>
                      </a:graphicData>
                    </a:graphic>
                  </wp:inline>
                </w:drawing>
              </w:r>
            </w:p>
            <w:p w14:paraId="277E7342" w14:textId="0E20F362" w:rsidR="00E40AF9" w:rsidRDefault="00FA4845" w:rsidP="00FA4845">
              <w:pPr>
                <w:pStyle w:val="Lgende"/>
              </w:pPr>
              <w:r>
                <w:t>Figure 19. Email d'alerte pour le docker hors ligne.</w:t>
              </w:r>
              <w:r>
                <w:tab/>
                <w:t>Figure 20. Email pour indiquer que le conteneur est en ligne</w:t>
              </w:r>
            </w:p>
            <w:p w14:paraId="05444C31" w14:textId="72CFEE46" w:rsidR="004E7456" w:rsidRDefault="00000000" w:rsidP="00B56F20"/>
          </w:sdtContent>
        </w:sdt>
      </w:sdtContent>
    </w:sdt>
    <w:bookmarkStart w:id="59" w:name="_heading=h.3dy6vkm" w:colFirst="0" w:colLast="0" w:displacedByCustomXml="next"/>
    <w:bookmarkEnd w:id="59" w:displacedByCustomXml="next"/>
    <w:sdt>
      <w:sdtPr>
        <w:tag w:val="goog_rdk_141"/>
        <w:id w:val="-220291674"/>
      </w:sdtPr>
      <w:sdtContent>
        <w:p w14:paraId="0B6ED8D2" w14:textId="77777777" w:rsidR="003F6BAD" w:rsidRDefault="00000000">
          <w:pPr>
            <w:pStyle w:val="Titre2"/>
          </w:pPr>
          <w:sdt>
            <w:sdtPr>
              <w:tag w:val="goog_rdk_140"/>
              <w:id w:val="1541478847"/>
            </w:sdtPr>
            <w:sdtContent>
              <w:r>
                <w:t>C21. Résolution d'Incidents Techniques</w:t>
              </w:r>
            </w:sdtContent>
          </w:sdt>
        </w:p>
      </w:sdtContent>
    </w:sdt>
    <w:sdt>
      <w:sdtPr>
        <w:tag w:val="goog_rdk_143"/>
        <w:id w:val="1503091248"/>
      </w:sdtPr>
      <w:sdtContent>
        <w:p w14:paraId="3680B5C0" w14:textId="77777777" w:rsidR="003F6BAD" w:rsidRDefault="00000000">
          <w:sdt>
            <w:sdtPr>
              <w:tag w:val="goog_rdk_142"/>
              <w:id w:val="948977422"/>
            </w:sdtPr>
            <w:sdtContent/>
          </w:sdt>
        </w:p>
      </w:sdtContent>
    </w:sdt>
    <w:sdt>
      <w:sdtPr>
        <w:tag w:val="goog_rdk_150"/>
        <w:id w:val="-877846135"/>
      </w:sdtPr>
      <w:sdtContent>
        <w:p w14:paraId="02C948D7" w14:textId="553086F6" w:rsidR="003F6BAD" w:rsidRDefault="00000000">
          <w:sdt>
            <w:sdtPr>
              <w:tag w:val="goog_rdk_144"/>
              <w:id w:val="1091974113"/>
            </w:sdtPr>
            <w:sdtContent>
              <w:r>
                <w:t>Afin de gérer mes erreurs, j’ai créé une fonction</w:t>
              </w:r>
              <w:r w:rsidR="00310136">
                <w:t xml:space="preserve"> dans Django</w:t>
              </w:r>
              <w:r>
                <w:t xml:space="preserve"> dans le fichier </w:t>
              </w:r>
            </w:sdtContent>
          </w:sdt>
          <w:sdt>
            <w:sdtPr>
              <w:tag w:val="goog_rdk_145"/>
              <w:id w:val="-1810926335"/>
            </w:sdtPr>
            <w:sdtContent>
              <w:r>
                <w:rPr>
                  <w:rPrChange w:id="60" w:author="Antony" w:date="2025-03-08T19:54:00Z">
                    <w:rPr>
                      <w:i/>
                    </w:rPr>
                  </w:rPrChange>
                </w:rPr>
                <w:t>utils.py</w:t>
              </w:r>
            </w:sdtContent>
          </w:sdt>
          <w:sdt>
            <w:sdtPr>
              <w:tag w:val="goog_rdk_146"/>
              <w:id w:val="319165258"/>
            </w:sdtPr>
            <w:sdtContent>
              <w:r>
                <w:t xml:space="preserve"> qui « attrape » les erreurs de mon application et me les envois par email.</w:t>
              </w:r>
            </w:sdtContent>
          </w:sdt>
        </w:p>
      </w:sdtContent>
    </w:sdt>
    <w:sdt>
      <w:sdtPr>
        <w:tag w:val="goog_rdk_152"/>
        <w:id w:val="-343168497"/>
        <w:showingPlcHdr/>
      </w:sdtPr>
      <w:sdtContent>
        <w:p w14:paraId="7EFC1B85" w14:textId="2E0C5306" w:rsidR="003F6BAD" w:rsidRDefault="00B56F20">
          <w:r>
            <w:t xml:space="preserve">     </w:t>
          </w:r>
        </w:p>
      </w:sdtContent>
    </w:sdt>
    <w:sdt>
      <w:sdtPr>
        <w:tag w:val="goog_rdk_154"/>
        <w:id w:val="-1262688465"/>
      </w:sdtPr>
      <w:sdtContent>
        <w:p w14:paraId="28B8BF19" w14:textId="1AAEBB8A" w:rsidR="003F6BAD" w:rsidRDefault="00000000">
          <w:pPr>
            <w:keepNext/>
            <w:jc w:val="center"/>
          </w:pPr>
          <w:r w:rsidRPr="00AA29C0">
            <w:rPr>
              <w:noProof/>
            </w:rPr>
            <w:drawing>
              <wp:inline distT="0" distB="0" distL="0" distR="0" wp14:anchorId="3716A420" wp14:editId="7AA31FE9">
                <wp:extent cx="3950009" cy="2146991"/>
                <wp:effectExtent l="0" t="0" r="0" b="0"/>
                <wp:docPr id="21031982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950009" cy="2146991"/>
                        </a:xfrm>
                        <a:prstGeom prst="rect">
                          <a:avLst/>
                        </a:prstGeom>
                        <a:ln/>
                      </pic:spPr>
                    </pic:pic>
                  </a:graphicData>
                </a:graphic>
              </wp:inline>
            </w:drawing>
          </w:r>
          <w:sdt>
            <w:sdtPr>
              <w:tag w:val="goog_rdk_153"/>
              <w:id w:val="1974873932"/>
              <w:showingPlcHdr/>
            </w:sdtPr>
            <w:sdtContent>
              <w:r w:rsidR="00310136">
                <w:t xml:space="preserve">     </w:t>
              </w:r>
            </w:sdtContent>
          </w:sdt>
        </w:p>
      </w:sdtContent>
    </w:sdt>
    <w:sdt>
      <w:sdtPr>
        <w:tag w:val="goog_rdk_156"/>
        <w:id w:val="1586416962"/>
      </w:sdtPr>
      <w:sdtContent>
        <w:p w14:paraId="5287DD59" w14:textId="181CD7D0" w:rsidR="003F6BAD" w:rsidRPr="003F6BAD" w:rsidRDefault="00000000">
          <w:pPr>
            <w:pBdr>
              <w:top w:val="nil"/>
              <w:left w:val="nil"/>
              <w:bottom w:val="nil"/>
              <w:right w:val="nil"/>
              <w:between w:val="nil"/>
            </w:pBdr>
            <w:spacing w:after="200" w:line="240" w:lineRule="auto"/>
            <w:jc w:val="center"/>
            <w:rPr>
              <w:rPrChange w:id="61" w:author="Antony" w:date="2025-03-08T19:54:00Z">
                <w:rPr>
                  <w:i/>
                  <w:color w:val="44546A"/>
                  <w:sz w:val="18"/>
                  <w:szCs w:val="18"/>
                </w:rPr>
              </w:rPrChange>
            </w:rPr>
          </w:pPr>
          <w:sdt>
            <w:sdtPr>
              <w:tag w:val="goog_rdk_155"/>
              <w:id w:val="1420911087"/>
            </w:sdtPr>
            <w:sdtContent>
              <w:r w:rsidRPr="00310136">
                <w:rPr>
                  <w:i/>
                  <w:color w:val="44546A"/>
                  <w:sz w:val="18"/>
                  <w:szCs w:val="18"/>
                </w:rPr>
                <w:t xml:space="preserve">Figure </w:t>
              </w:r>
              <w:r w:rsidR="00E40AF9">
                <w:rPr>
                  <w:i/>
                  <w:color w:val="44546A"/>
                  <w:sz w:val="18"/>
                  <w:szCs w:val="18"/>
                </w:rPr>
                <w:t>2</w:t>
              </w:r>
              <w:r w:rsidR="00B56F20">
                <w:rPr>
                  <w:i/>
                  <w:color w:val="44546A"/>
                  <w:sz w:val="18"/>
                  <w:szCs w:val="18"/>
                </w:rPr>
                <w:t>1</w:t>
              </w:r>
              <w:r w:rsidRPr="00310136">
                <w:rPr>
                  <w:i/>
                  <w:color w:val="44546A"/>
                  <w:sz w:val="18"/>
                  <w:szCs w:val="18"/>
                </w:rPr>
                <w:t>. Script pour gérer les erreurs.</w:t>
              </w:r>
            </w:sdtContent>
          </w:sdt>
        </w:p>
      </w:sdtContent>
    </w:sdt>
    <w:p w14:paraId="4143932C" w14:textId="77777777" w:rsidR="003F6BAD" w:rsidRDefault="00000000">
      <w:pPr>
        <w:numPr>
          <w:ilvl w:val="0"/>
          <w:numId w:val="3"/>
        </w:numPr>
        <w:pBdr>
          <w:top w:val="nil"/>
          <w:left w:val="nil"/>
          <w:bottom w:val="nil"/>
          <w:right w:val="nil"/>
          <w:between w:val="nil"/>
        </w:pBdr>
        <w:spacing w:after="0"/>
      </w:pPr>
      <w:sdt>
        <w:sdtPr>
          <w:tag w:val="goog_rdk_157"/>
          <w:id w:val="-865132867"/>
        </w:sdtPr>
        <w:sdtContent>
          <w:r>
            <w:rPr>
              <w:rPrChange w:id="62" w:author="Antony" w:date="2025-03-08T19:54:00Z">
                <w:rPr>
                  <w:color w:val="000000"/>
                </w:rPr>
              </w:rPrChange>
            </w:rPr>
            <w:t>@wraps : Préserve la fonction d’origine.</w:t>
          </w:r>
        </w:sdtContent>
      </w:sdt>
    </w:p>
    <w:p w14:paraId="5871D1C7" w14:textId="77777777" w:rsidR="003F6BAD" w:rsidRDefault="00000000">
      <w:pPr>
        <w:numPr>
          <w:ilvl w:val="0"/>
          <w:numId w:val="3"/>
        </w:numPr>
        <w:pBdr>
          <w:top w:val="nil"/>
          <w:left w:val="nil"/>
          <w:bottom w:val="nil"/>
          <w:right w:val="nil"/>
          <w:between w:val="nil"/>
        </w:pBdr>
        <w:spacing w:after="0"/>
      </w:pPr>
      <w:sdt>
        <w:sdtPr>
          <w:tag w:val="goog_rdk_158"/>
          <w:id w:val="2040309961"/>
        </w:sdtPr>
        <w:sdtContent>
          <w:r w:rsidRPr="00310136">
            <w:t>Wrapper est exécutée à la place de func, elle gère les erreurs en plus d’exécuter la fonction func.</w:t>
          </w:r>
        </w:sdtContent>
      </w:sdt>
    </w:p>
    <w:p w14:paraId="2189B47C" w14:textId="77777777" w:rsidR="003F6BAD" w:rsidRDefault="00000000">
      <w:pPr>
        <w:numPr>
          <w:ilvl w:val="0"/>
          <w:numId w:val="3"/>
        </w:numPr>
        <w:pBdr>
          <w:top w:val="nil"/>
          <w:left w:val="nil"/>
          <w:bottom w:val="nil"/>
          <w:right w:val="nil"/>
          <w:between w:val="nil"/>
        </w:pBdr>
        <w:spacing w:after="0"/>
      </w:pPr>
      <w:sdt>
        <w:sdtPr>
          <w:tag w:val="goog_rdk_159"/>
          <w:id w:val="-2036721083"/>
        </w:sdtPr>
        <w:sdtContent>
          <w:r w:rsidRPr="00310136">
            <w:t>Logger enregistre les erreurs dans un fichier errors.log.</w:t>
          </w:r>
        </w:sdtContent>
      </w:sdt>
    </w:p>
    <w:p w14:paraId="3ADDAFD2" w14:textId="77777777" w:rsidR="003F6BAD" w:rsidRDefault="00000000">
      <w:pPr>
        <w:numPr>
          <w:ilvl w:val="0"/>
          <w:numId w:val="3"/>
        </w:numPr>
        <w:pBdr>
          <w:top w:val="nil"/>
          <w:left w:val="nil"/>
          <w:bottom w:val="nil"/>
          <w:right w:val="nil"/>
          <w:between w:val="nil"/>
        </w:pBdr>
        <w:spacing w:after="0"/>
      </w:pPr>
      <w:sdt>
        <w:sdtPr>
          <w:tag w:val="goog_rdk_160"/>
          <w:id w:val="688644990"/>
        </w:sdtPr>
        <w:sdtContent>
          <w:r w:rsidRPr="00310136">
            <w:t>Traceback récupère la « trace » de l’erreur.</w:t>
          </w:r>
        </w:sdtContent>
      </w:sdt>
    </w:p>
    <w:sdt>
      <w:sdtPr>
        <w:tag w:val="goog_rdk_162"/>
        <w:id w:val="-410861504"/>
      </w:sdtPr>
      <w:sdtContent>
        <w:p w14:paraId="65AEDCA9" w14:textId="77777777" w:rsidR="003F6BAD" w:rsidRPr="003F6BAD" w:rsidRDefault="00000000">
          <w:pPr>
            <w:pBdr>
              <w:top w:val="nil"/>
              <w:left w:val="nil"/>
              <w:bottom w:val="nil"/>
              <w:right w:val="nil"/>
              <w:between w:val="nil"/>
            </w:pBdr>
            <w:ind w:left="1080"/>
            <w:rPr>
              <w:rPrChange w:id="63" w:author="Antony" w:date="2025-03-08T19:54:00Z">
                <w:rPr>
                  <w:color w:val="000000"/>
                </w:rPr>
              </w:rPrChange>
            </w:rPr>
          </w:pPr>
          <w:sdt>
            <w:sdtPr>
              <w:tag w:val="goog_rdk_161"/>
              <w:id w:val="-1088073411"/>
            </w:sdtPr>
            <w:sdtContent/>
          </w:sdt>
        </w:p>
      </w:sdtContent>
    </w:sdt>
    <w:sdt>
      <w:sdtPr>
        <w:tag w:val="goog_rdk_164"/>
        <w:id w:val="476425371"/>
      </w:sdtPr>
      <w:sdtContent>
        <w:p w14:paraId="00542347" w14:textId="77777777" w:rsidR="003F6BAD" w:rsidRDefault="00000000">
          <w:sdt>
            <w:sdtPr>
              <w:tag w:val="goog_rdk_163"/>
              <w:id w:val="-1429113331"/>
            </w:sdtPr>
            <w:sdtContent>
              <w:r>
                <w:t>Exemple d’une erreur.</w:t>
              </w:r>
            </w:sdtContent>
          </w:sdt>
        </w:p>
      </w:sdtContent>
    </w:sdt>
    <w:sdt>
      <w:sdtPr>
        <w:tag w:val="goog_rdk_166"/>
        <w:id w:val="537323125"/>
      </w:sdtPr>
      <w:sdtContent>
        <w:p w14:paraId="36DA1324" w14:textId="77777777" w:rsidR="003F6BAD" w:rsidRDefault="00000000">
          <w:sdt>
            <w:sdtPr>
              <w:tag w:val="goog_rdk_165"/>
              <w:id w:val="629205809"/>
            </w:sdtPr>
            <w:sdtContent>
              <w:r>
                <w:t>Lorsque mon programme a été exécuté, j’ai reçu l’email suivant :</w:t>
              </w:r>
            </w:sdtContent>
          </w:sdt>
        </w:p>
      </w:sdtContent>
    </w:sdt>
    <w:sdt>
      <w:sdtPr>
        <w:tag w:val="goog_rdk_168"/>
        <w:id w:val="-1987540020"/>
      </w:sdtPr>
      <w:sdtContent>
        <w:p w14:paraId="671D1655" w14:textId="77777777" w:rsidR="003F6BAD" w:rsidRDefault="00000000">
          <w:sdt>
            <w:sdtPr>
              <w:tag w:val="goog_rdk_167"/>
              <w:id w:val="2075541437"/>
            </w:sdtPr>
            <w:sdtContent/>
          </w:sdt>
        </w:p>
      </w:sdtContent>
    </w:sdt>
    <w:sdt>
      <w:sdtPr>
        <w:tag w:val="goog_rdk_170"/>
        <w:id w:val="-2043361201"/>
      </w:sdtPr>
      <w:sdtContent>
        <w:p w14:paraId="61EEA354" w14:textId="77777777" w:rsidR="003F6BAD" w:rsidRDefault="00000000">
          <w:pPr>
            <w:keepNext/>
            <w:jc w:val="center"/>
          </w:pPr>
          <w:r w:rsidRPr="00AA29C0">
            <w:rPr>
              <w:noProof/>
            </w:rPr>
            <w:drawing>
              <wp:inline distT="0" distB="0" distL="0" distR="0" wp14:anchorId="5F0C2800" wp14:editId="706779AA">
                <wp:extent cx="4134105" cy="2368498"/>
                <wp:effectExtent l="0" t="0" r="0" b="0"/>
                <wp:docPr id="2103198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134105" cy="2368498"/>
                        </a:xfrm>
                        <a:prstGeom prst="rect">
                          <a:avLst/>
                        </a:prstGeom>
                        <a:ln/>
                      </pic:spPr>
                    </pic:pic>
                  </a:graphicData>
                </a:graphic>
              </wp:inline>
            </w:drawing>
          </w:r>
          <w:sdt>
            <w:sdtPr>
              <w:tag w:val="goog_rdk_169"/>
              <w:id w:val="-2110645441"/>
            </w:sdtPr>
            <w:sdtContent/>
          </w:sdt>
        </w:p>
      </w:sdtContent>
    </w:sdt>
    <w:sdt>
      <w:sdtPr>
        <w:tag w:val="goog_rdk_172"/>
        <w:id w:val="1332329971"/>
      </w:sdtPr>
      <w:sdtContent>
        <w:p w14:paraId="1AFCAF4D" w14:textId="2201C614" w:rsidR="003F6BAD" w:rsidRPr="00E14663" w:rsidRDefault="00000000">
          <w:pPr>
            <w:pBdr>
              <w:top w:val="nil"/>
              <w:left w:val="nil"/>
              <w:bottom w:val="nil"/>
              <w:right w:val="nil"/>
              <w:between w:val="nil"/>
            </w:pBdr>
            <w:spacing w:after="200" w:line="240" w:lineRule="auto"/>
            <w:jc w:val="center"/>
            <w:rPr>
              <w:i/>
              <w:color w:val="44546A"/>
              <w:sz w:val="18"/>
              <w:szCs w:val="18"/>
            </w:rPr>
          </w:pPr>
          <w:sdt>
            <w:sdtPr>
              <w:tag w:val="goog_rdk_171"/>
              <w:id w:val="-148286975"/>
            </w:sdtPr>
            <w:sdtContent>
              <w:r w:rsidRPr="00E14663">
                <w:rPr>
                  <w:i/>
                  <w:color w:val="44546A"/>
                  <w:sz w:val="18"/>
                  <w:szCs w:val="18"/>
                </w:rPr>
                <w:t>Figure 2</w:t>
              </w:r>
              <w:r w:rsidR="00B56F20">
                <w:rPr>
                  <w:i/>
                  <w:color w:val="44546A"/>
                  <w:sz w:val="18"/>
                  <w:szCs w:val="18"/>
                </w:rPr>
                <w:t>2</w:t>
              </w:r>
              <w:r w:rsidRPr="00E14663">
                <w:rPr>
                  <w:i/>
                  <w:color w:val="44546A"/>
                  <w:sz w:val="18"/>
                  <w:szCs w:val="18"/>
                </w:rPr>
                <w:t>. Email d'une erreur.</w:t>
              </w:r>
            </w:sdtContent>
          </w:sdt>
        </w:p>
      </w:sdtContent>
    </w:sdt>
    <w:sdt>
      <w:sdtPr>
        <w:tag w:val="goog_rdk_174"/>
        <w:id w:val="1388074207"/>
      </w:sdtPr>
      <w:sdtContent>
        <w:p w14:paraId="6ADDD205" w14:textId="77777777" w:rsidR="003F6BAD" w:rsidRDefault="00000000">
          <w:sdt>
            <w:sdtPr>
              <w:tag w:val="goog_rdk_173"/>
              <w:id w:val="2023512865"/>
            </w:sdtPr>
            <w:sdtContent>
              <w:r>
                <w:br/>
                <w:t>J’ai donc ouvert un ticket sur GitHub.</w:t>
              </w:r>
            </w:sdtContent>
          </w:sdt>
        </w:p>
      </w:sdtContent>
    </w:sdt>
    <w:sdt>
      <w:sdtPr>
        <w:tag w:val="goog_rdk_176"/>
        <w:id w:val="1746068689"/>
      </w:sdtPr>
      <w:sdtContent>
        <w:p w14:paraId="5ACEFABB" w14:textId="77777777" w:rsidR="003F6BAD" w:rsidRDefault="00000000">
          <w:pPr>
            <w:keepNext/>
            <w:jc w:val="center"/>
          </w:pPr>
          <w:r w:rsidRPr="00AA29C0">
            <w:rPr>
              <w:noProof/>
            </w:rPr>
            <w:drawing>
              <wp:inline distT="0" distB="0" distL="0" distR="0" wp14:anchorId="4CB35DA7" wp14:editId="181CA2EB">
                <wp:extent cx="2289765" cy="2095925"/>
                <wp:effectExtent l="0" t="0" r="0" b="0"/>
                <wp:docPr id="210319829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289765" cy="2095925"/>
                        </a:xfrm>
                        <a:prstGeom prst="rect">
                          <a:avLst/>
                        </a:prstGeom>
                        <a:ln/>
                      </pic:spPr>
                    </pic:pic>
                  </a:graphicData>
                </a:graphic>
              </wp:inline>
            </w:drawing>
          </w:r>
          <w:sdt>
            <w:sdtPr>
              <w:tag w:val="goog_rdk_175"/>
              <w:id w:val="967624006"/>
            </w:sdtPr>
            <w:sdtContent/>
          </w:sdt>
        </w:p>
      </w:sdtContent>
    </w:sdt>
    <w:sdt>
      <w:sdtPr>
        <w:tag w:val="goog_rdk_178"/>
        <w:id w:val="72249235"/>
      </w:sdtPr>
      <w:sdtContent>
        <w:p w14:paraId="5175CDF2" w14:textId="04F1BBA0" w:rsidR="003F6BAD" w:rsidRPr="00E14663" w:rsidRDefault="00000000">
          <w:pPr>
            <w:pBdr>
              <w:top w:val="nil"/>
              <w:left w:val="nil"/>
              <w:bottom w:val="nil"/>
              <w:right w:val="nil"/>
              <w:between w:val="nil"/>
            </w:pBdr>
            <w:spacing w:after="200" w:line="240" w:lineRule="auto"/>
            <w:jc w:val="center"/>
          </w:pPr>
          <w:sdt>
            <w:sdtPr>
              <w:tag w:val="goog_rdk_177"/>
              <w:id w:val="-1610115997"/>
            </w:sdtPr>
            <w:sdtContent>
              <w:r w:rsidRPr="00E14663">
                <w:rPr>
                  <w:i/>
                  <w:color w:val="44546A"/>
                  <w:sz w:val="18"/>
                  <w:szCs w:val="18"/>
                </w:rPr>
                <w:t>Figure 2</w:t>
              </w:r>
              <w:r w:rsidR="00B56F20">
                <w:rPr>
                  <w:i/>
                  <w:color w:val="44546A"/>
                  <w:sz w:val="18"/>
                  <w:szCs w:val="18"/>
                </w:rPr>
                <w:t>3</w:t>
              </w:r>
              <w:r w:rsidRPr="00E14663">
                <w:rPr>
                  <w:i/>
                  <w:color w:val="44546A"/>
                  <w:sz w:val="18"/>
                  <w:szCs w:val="18"/>
                </w:rPr>
                <w:t>. Ticket sur GitHub</w:t>
              </w:r>
            </w:sdtContent>
          </w:sdt>
        </w:p>
      </w:sdtContent>
    </w:sdt>
    <w:p w14:paraId="2F6A99FA" w14:textId="270DFADF" w:rsidR="003F6BAD" w:rsidRDefault="00000000">
      <w:sdt>
        <w:sdtPr>
          <w:tag w:val="goog_rdk_179"/>
          <w:id w:val="-1040889596"/>
        </w:sdtPr>
        <w:sdtContent>
          <w:r>
            <w:t xml:space="preserve"> L’erreur indique que deux valeurs sont attendues mais qu’il n’en a eu qu’une. Ainsi, la fonction </w:t>
          </w:r>
        </w:sdtContent>
      </w:sdt>
      <w:sdt>
        <w:sdtPr>
          <w:tag w:val="goog_rdk_180"/>
          <w:id w:val="1884751261"/>
        </w:sdtPr>
        <w:sdtContent>
          <w:r w:rsidRPr="00E14663">
            <w:rPr>
              <w:i/>
            </w:rPr>
            <w:t>handle_rag_pipeline</w:t>
          </w:r>
        </w:sdtContent>
      </w:sdt>
      <w:r>
        <w:t xml:space="preserve"> renvoie une valeur en sortie mais deux variables sont proposées. Après analyse, il y avait deux erreurs, la première entraînant l’exception à savoir le mot « </w:t>
      </w:r>
      <w:sdt>
        <w:sdtPr>
          <w:tag w:val="goog_rdk_181"/>
          <w:id w:val="-1758749415"/>
        </w:sdtPr>
        <w:sdtContent>
          <w:r>
            <w:t>LLM</w:t>
          </w:r>
        </w:sdtContent>
      </w:sdt>
      <w:sdt>
        <w:sdtPr>
          <w:tag w:val="goog_rdk_182"/>
          <w:id w:val="637529795"/>
          <w:showingPlcHdr/>
        </w:sdtPr>
        <w:sdtContent>
          <w:r w:rsidR="00E14663">
            <w:t xml:space="preserve">     </w:t>
          </w:r>
        </w:sdtContent>
      </w:sdt>
      <w:r>
        <w:t xml:space="preserve">» a été passé dans les paramètres de la fonction </w:t>
      </w:r>
      <w:sdt>
        <w:sdtPr>
          <w:tag w:val="goog_rdk_183"/>
          <w:id w:val="424847196"/>
        </w:sdtPr>
        <w:sdtContent>
          <w:r w:rsidRPr="00E14663">
            <w:rPr>
              <w:i/>
            </w:rPr>
            <w:t xml:space="preserve">generation </w:t>
          </w:r>
        </w:sdtContent>
      </w:sdt>
      <w:r>
        <w:t>à la place de « model ». Ce qui a entraîné une exception mais cette exception renvoie une réponse JSON et non deux variables. Après correction de l’erreur, j’ai répondu au ticket en expliquant l’origine de l’erreur et sa solution et je l’ai fermé.</w:t>
      </w:r>
    </w:p>
    <w:p w14:paraId="27A1D63A" w14:textId="77777777" w:rsidR="003F6BAD" w:rsidRDefault="003F6BAD"/>
    <w:p w14:paraId="06A430B6" w14:textId="77777777" w:rsidR="003F6BAD" w:rsidRDefault="00000000">
      <w:pPr>
        <w:keepNext/>
        <w:jc w:val="center"/>
      </w:pPr>
      <w:r>
        <w:rPr>
          <w:noProof/>
        </w:rPr>
        <w:drawing>
          <wp:inline distT="0" distB="0" distL="0" distR="0" wp14:anchorId="1DA2BD48" wp14:editId="07443792">
            <wp:extent cx="3731242" cy="1957339"/>
            <wp:effectExtent l="0" t="0" r="0" b="0"/>
            <wp:docPr id="21031982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731242" cy="1957339"/>
                    </a:xfrm>
                    <a:prstGeom prst="rect">
                      <a:avLst/>
                    </a:prstGeom>
                    <a:ln/>
                  </pic:spPr>
                </pic:pic>
              </a:graphicData>
            </a:graphic>
          </wp:inline>
        </w:drawing>
      </w:r>
    </w:p>
    <w:p w14:paraId="63ED6E16" w14:textId="4658D91E" w:rsidR="003F6BAD"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w:t>
      </w:r>
      <w:r w:rsidR="00B56F20">
        <w:rPr>
          <w:i/>
          <w:color w:val="44546A"/>
          <w:sz w:val="18"/>
          <w:szCs w:val="18"/>
        </w:rPr>
        <w:t>4</w:t>
      </w:r>
      <w:r>
        <w:rPr>
          <w:i/>
          <w:color w:val="44546A"/>
          <w:sz w:val="18"/>
          <w:szCs w:val="18"/>
        </w:rPr>
        <w:t>. Résolution du ticket sur GitHub.</w:t>
      </w:r>
    </w:p>
    <w:p w14:paraId="26A53622" w14:textId="77777777" w:rsidR="003F6BAD" w:rsidRDefault="003F6BAD"/>
    <w:sdt>
      <w:sdtPr>
        <w:tag w:val="goog_rdk_188"/>
        <w:id w:val="1915733666"/>
      </w:sdtPr>
      <w:sdtContent>
        <w:p w14:paraId="2B1A7EA9" w14:textId="598E3621" w:rsidR="003F6BAD" w:rsidRDefault="00000000" w:rsidP="00E14663">
          <w:pPr>
            <w:pStyle w:val="Titre1"/>
          </w:pPr>
          <w:sdt>
            <w:sdtPr>
              <w:tag w:val="goog_rdk_185"/>
              <w:id w:val="213789092"/>
            </w:sdtPr>
            <w:sdtContent>
              <w:sdt>
                <w:sdtPr>
                  <w:tag w:val="goog_rdk_186"/>
                  <w:id w:val="-614515712"/>
                </w:sdtPr>
                <w:sdtContent>
                  <w:ins w:id="64" w:author="Antony" w:date="2025-03-08T20:20:00Z">
                    <w:r w:rsidRPr="00AA29C0">
                      <w:t>Conclusion</w:t>
                    </w:r>
                  </w:ins>
                </w:sdtContent>
              </w:sdt>
            </w:sdtContent>
          </w:sdt>
          <w:sdt>
            <w:sdtPr>
              <w:tag w:val="goog_rdk_187"/>
              <w:id w:val="-887109329"/>
              <w:showingPlcHdr/>
            </w:sdtPr>
            <w:sdtContent>
              <w:r w:rsidR="00B56F20">
                <w:t xml:space="preserve">     </w:t>
              </w:r>
            </w:sdtContent>
          </w:sdt>
        </w:p>
      </w:sdtContent>
    </w:sdt>
    <w:p w14:paraId="7F2DD897" w14:textId="77777777" w:rsidR="00E14663" w:rsidRDefault="00E14663" w:rsidP="00E14663"/>
    <w:p w14:paraId="1BDBCC18" w14:textId="50E4F6F5" w:rsidR="00E14663" w:rsidRPr="00E14663" w:rsidRDefault="00892FF5" w:rsidP="00E14663">
      <w:r>
        <w:t xml:space="preserve">Nous avons </w:t>
      </w:r>
      <w:r w:rsidR="004E7456">
        <w:t>défini</w:t>
      </w:r>
      <w:r>
        <w:t xml:space="preserve"> les métriques de surveillance de note application, aussi bien des métriques systèmes (</w:t>
      </w:r>
      <w:r w:rsidR="004E7456">
        <w:t xml:space="preserve">consommation du </w:t>
      </w:r>
      <w:r>
        <w:t>CPU, RAM…) que des métriques propre</w:t>
      </w:r>
      <w:r w:rsidR="004E7456">
        <w:t>s au projet (latence du RAG, recherche, LLM…). La surveillance</w:t>
      </w:r>
      <w:r>
        <w:t xml:space="preserve"> </w:t>
      </w:r>
      <w:r w:rsidR="004E7456">
        <w:t>de l’état de l’application (hors ligne ou non</w:t>
      </w:r>
      <w:r w:rsidR="00571797">
        <w:t>). Des alertes pour indiquer lorsque la consommation de RAM ou la latence du RAG est trop élevé. Enfin un cas de résolution d’erreur.</w:t>
      </w:r>
    </w:p>
    <w:sectPr w:rsidR="00E14663" w:rsidRPr="00E14663">
      <w:footerReference w:type="default" r:id="rId37"/>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4AA5D" w14:textId="77777777" w:rsidR="00B325BF" w:rsidRDefault="00B325BF">
      <w:pPr>
        <w:spacing w:after="0" w:line="240" w:lineRule="auto"/>
      </w:pPr>
      <w:r>
        <w:separator/>
      </w:r>
    </w:p>
  </w:endnote>
  <w:endnote w:type="continuationSeparator" w:id="0">
    <w:p w14:paraId="0F443B39" w14:textId="77777777" w:rsidR="00B325BF" w:rsidRDefault="00B32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944BE59-5854-457C-8A2B-2B3ED0F2C89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DDCE2B4-3486-4BB5-B53A-99F625490A5F}"/>
    <w:embedBold r:id="rId3" w:fontKey="{EBBBA71F-5EA4-4F6F-8D49-C54575C17A0F}"/>
    <w:embedItalic r:id="rId4" w:fontKey="{265D5C0B-0D4C-4FAF-9F8D-0997455F99B9}"/>
  </w:font>
  <w:font w:name="Calibri Light">
    <w:panose1 w:val="020F0302020204030204"/>
    <w:charset w:val="00"/>
    <w:family w:val="swiss"/>
    <w:pitch w:val="variable"/>
    <w:sig w:usb0="E4002EFF" w:usb1="C200247B" w:usb2="00000009" w:usb3="00000000" w:csb0="000001FF" w:csb1="00000000"/>
    <w:embedRegular r:id="rId5" w:fontKey="{22FE0C9F-CC7B-43A2-A640-3987AAAC28CD}"/>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3D85F" w14:textId="77777777" w:rsidR="003F6BAD" w:rsidRDefault="00000000">
    <w:pPr>
      <w:pBdr>
        <w:top w:val="single" w:sz="4" w:space="1" w:color="D9D9D9"/>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4470B">
      <w:rPr>
        <w:noProof/>
        <w:color w:val="000000"/>
      </w:rPr>
      <w:t>2</w:t>
    </w:r>
    <w:r>
      <w:rPr>
        <w:color w:val="000000"/>
      </w:rPr>
      <w:fldChar w:fldCharType="end"/>
    </w:r>
    <w:r>
      <w:rPr>
        <w:color w:val="000000"/>
      </w:rPr>
      <w:t xml:space="preserve"> | </w:t>
    </w:r>
    <w:r>
      <w:rPr>
        <w:color w:val="7F7F7F"/>
      </w:rPr>
      <w:t>Page</w:t>
    </w:r>
  </w:p>
  <w:p w14:paraId="4560AC06" w14:textId="77777777" w:rsidR="003F6BAD" w:rsidRDefault="003F6BA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DB5BC" w14:textId="77777777" w:rsidR="00B325BF" w:rsidRDefault="00B325BF">
      <w:pPr>
        <w:spacing w:after="0" w:line="240" w:lineRule="auto"/>
      </w:pPr>
      <w:r>
        <w:separator/>
      </w:r>
    </w:p>
  </w:footnote>
  <w:footnote w:type="continuationSeparator" w:id="0">
    <w:p w14:paraId="3F52A504" w14:textId="77777777" w:rsidR="00B325BF" w:rsidRDefault="00B32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562E3"/>
    <w:multiLevelType w:val="multilevel"/>
    <w:tmpl w:val="BB60D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9830864"/>
    <w:multiLevelType w:val="multilevel"/>
    <w:tmpl w:val="066A8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F627D9"/>
    <w:multiLevelType w:val="multilevel"/>
    <w:tmpl w:val="B9D24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3DB62B3"/>
    <w:multiLevelType w:val="multilevel"/>
    <w:tmpl w:val="763A0D8C"/>
    <w:lvl w:ilvl="0">
      <w:start w:val="1"/>
      <w:numFmt w:val="bullet"/>
      <w:lvlText w:val="●"/>
      <w:lvlJc w:val="left"/>
      <w:pPr>
        <w:ind w:left="1080" w:hanging="72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35519313">
    <w:abstractNumId w:val="0"/>
  </w:num>
  <w:num w:numId="2" w16cid:durableId="302739520">
    <w:abstractNumId w:val="1"/>
  </w:num>
  <w:num w:numId="3" w16cid:durableId="1876698677">
    <w:abstractNumId w:val="3"/>
  </w:num>
  <w:num w:numId="4" w16cid:durableId="217782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BAD"/>
    <w:rsid w:val="001458DF"/>
    <w:rsid w:val="0021555A"/>
    <w:rsid w:val="00310136"/>
    <w:rsid w:val="003F6BAD"/>
    <w:rsid w:val="004E7456"/>
    <w:rsid w:val="005037EE"/>
    <w:rsid w:val="00571797"/>
    <w:rsid w:val="005B2365"/>
    <w:rsid w:val="0074470B"/>
    <w:rsid w:val="00850E8F"/>
    <w:rsid w:val="00883074"/>
    <w:rsid w:val="00892FF5"/>
    <w:rsid w:val="0096210B"/>
    <w:rsid w:val="00AA29C0"/>
    <w:rsid w:val="00AA7560"/>
    <w:rsid w:val="00B325BF"/>
    <w:rsid w:val="00B56F20"/>
    <w:rsid w:val="00C33258"/>
    <w:rsid w:val="00C7397F"/>
    <w:rsid w:val="00E14663"/>
    <w:rsid w:val="00E40AF9"/>
    <w:rsid w:val="00F15F3D"/>
    <w:rsid w:val="00FA48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BE24C"/>
  <w15:docId w15:val="{4E9E76DE-56E0-4FAE-A9CF-6454C3149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04F"/>
  </w:style>
  <w:style w:type="paragraph" w:styleId="Titre1">
    <w:name w:val="heading 1"/>
    <w:basedOn w:val="Normal"/>
    <w:next w:val="Normal"/>
    <w:link w:val="Titre1Car"/>
    <w:uiPriority w:val="9"/>
    <w:qFormat/>
    <w:rsid w:val="000B00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0B00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B004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0B004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0B004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B004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B004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B004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B004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B0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B004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B004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B004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0B004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0B004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B004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B004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B004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B004F"/>
    <w:rPr>
      <w:rFonts w:eastAsiaTheme="majorEastAsia" w:cstheme="majorBidi"/>
      <w:color w:val="272727" w:themeColor="text1" w:themeTint="D8"/>
    </w:rPr>
  </w:style>
  <w:style w:type="character" w:customStyle="1" w:styleId="TitreCar">
    <w:name w:val="Titre Car"/>
    <w:basedOn w:val="Policepardfaut"/>
    <w:link w:val="Titre"/>
    <w:uiPriority w:val="10"/>
    <w:rsid w:val="000B004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0B004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B004F"/>
    <w:pPr>
      <w:spacing w:before="160"/>
      <w:jc w:val="center"/>
    </w:pPr>
    <w:rPr>
      <w:i/>
      <w:iCs/>
      <w:color w:val="404040" w:themeColor="text1" w:themeTint="BF"/>
    </w:rPr>
  </w:style>
  <w:style w:type="character" w:customStyle="1" w:styleId="CitationCar">
    <w:name w:val="Citation Car"/>
    <w:basedOn w:val="Policepardfaut"/>
    <w:link w:val="Citation"/>
    <w:uiPriority w:val="29"/>
    <w:rsid w:val="000B004F"/>
    <w:rPr>
      <w:i/>
      <w:iCs/>
      <w:color w:val="404040" w:themeColor="text1" w:themeTint="BF"/>
    </w:rPr>
  </w:style>
  <w:style w:type="paragraph" w:styleId="Paragraphedeliste">
    <w:name w:val="List Paragraph"/>
    <w:basedOn w:val="Normal"/>
    <w:uiPriority w:val="34"/>
    <w:qFormat/>
    <w:rsid w:val="000B004F"/>
    <w:pPr>
      <w:ind w:left="720"/>
      <w:contextualSpacing/>
    </w:pPr>
  </w:style>
  <w:style w:type="character" w:styleId="Accentuationintense">
    <w:name w:val="Intense Emphasis"/>
    <w:basedOn w:val="Policepardfaut"/>
    <w:uiPriority w:val="21"/>
    <w:qFormat/>
    <w:rsid w:val="000B004F"/>
    <w:rPr>
      <w:i/>
      <w:iCs/>
      <w:color w:val="2F5496" w:themeColor="accent1" w:themeShade="BF"/>
    </w:rPr>
  </w:style>
  <w:style w:type="paragraph" w:styleId="Citationintense">
    <w:name w:val="Intense Quote"/>
    <w:basedOn w:val="Normal"/>
    <w:next w:val="Normal"/>
    <w:link w:val="CitationintenseCar"/>
    <w:uiPriority w:val="30"/>
    <w:qFormat/>
    <w:rsid w:val="000B00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0B004F"/>
    <w:rPr>
      <w:i/>
      <w:iCs/>
      <w:color w:val="2F5496" w:themeColor="accent1" w:themeShade="BF"/>
    </w:rPr>
  </w:style>
  <w:style w:type="character" w:styleId="Rfrenceintense">
    <w:name w:val="Intense Reference"/>
    <w:basedOn w:val="Policepardfaut"/>
    <w:uiPriority w:val="32"/>
    <w:qFormat/>
    <w:rsid w:val="000B004F"/>
    <w:rPr>
      <w:b/>
      <w:bCs/>
      <w:smallCaps/>
      <w:color w:val="2F5496" w:themeColor="accent1" w:themeShade="BF"/>
      <w:spacing w:val="5"/>
    </w:rPr>
  </w:style>
  <w:style w:type="paragraph" w:styleId="Lgende">
    <w:name w:val="caption"/>
    <w:basedOn w:val="Normal"/>
    <w:next w:val="Normal"/>
    <w:uiPriority w:val="35"/>
    <w:unhideWhenUsed/>
    <w:qFormat/>
    <w:rsid w:val="00C31527"/>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CA4C34"/>
    <w:pPr>
      <w:spacing w:before="240" w:after="0"/>
      <w:outlineLvl w:val="9"/>
    </w:pPr>
    <w:rPr>
      <w:sz w:val="32"/>
      <w:szCs w:val="32"/>
    </w:rPr>
  </w:style>
  <w:style w:type="paragraph" w:styleId="TM1">
    <w:name w:val="toc 1"/>
    <w:basedOn w:val="Normal"/>
    <w:next w:val="Normal"/>
    <w:autoRedefine/>
    <w:uiPriority w:val="39"/>
    <w:unhideWhenUsed/>
    <w:rsid w:val="00CA4C34"/>
    <w:pPr>
      <w:spacing w:after="100"/>
    </w:pPr>
  </w:style>
  <w:style w:type="paragraph" w:styleId="TM2">
    <w:name w:val="toc 2"/>
    <w:basedOn w:val="Normal"/>
    <w:next w:val="Normal"/>
    <w:autoRedefine/>
    <w:uiPriority w:val="39"/>
    <w:unhideWhenUsed/>
    <w:rsid w:val="00CA4C34"/>
    <w:pPr>
      <w:spacing w:after="100"/>
      <w:ind w:left="220"/>
    </w:pPr>
  </w:style>
  <w:style w:type="paragraph" w:styleId="TM3">
    <w:name w:val="toc 3"/>
    <w:basedOn w:val="Normal"/>
    <w:next w:val="Normal"/>
    <w:autoRedefine/>
    <w:uiPriority w:val="39"/>
    <w:unhideWhenUsed/>
    <w:rsid w:val="00CA4C34"/>
    <w:pPr>
      <w:spacing w:after="100"/>
      <w:ind w:left="440"/>
    </w:pPr>
  </w:style>
  <w:style w:type="character" w:styleId="Lienhypertexte">
    <w:name w:val="Hyperlink"/>
    <w:basedOn w:val="Policepardfaut"/>
    <w:uiPriority w:val="99"/>
    <w:unhideWhenUsed/>
    <w:rsid w:val="00CA4C34"/>
    <w:rPr>
      <w:color w:val="0563C1" w:themeColor="hyperlink"/>
      <w:u w:val="single"/>
    </w:rPr>
  </w:style>
  <w:style w:type="paragraph" w:styleId="En-tte">
    <w:name w:val="header"/>
    <w:basedOn w:val="Normal"/>
    <w:link w:val="En-tteCar"/>
    <w:uiPriority w:val="99"/>
    <w:unhideWhenUsed/>
    <w:rsid w:val="004E3C2D"/>
    <w:pPr>
      <w:tabs>
        <w:tab w:val="center" w:pos="4536"/>
        <w:tab w:val="right" w:pos="9072"/>
      </w:tabs>
      <w:spacing w:after="0" w:line="240" w:lineRule="auto"/>
    </w:pPr>
  </w:style>
  <w:style w:type="character" w:customStyle="1" w:styleId="En-tteCar">
    <w:name w:val="En-tête Car"/>
    <w:basedOn w:val="Policepardfaut"/>
    <w:link w:val="En-tte"/>
    <w:uiPriority w:val="99"/>
    <w:rsid w:val="004E3C2D"/>
    <w:rPr>
      <w:rFonts w:ascii="Calibri" w:eastAsia="Calibri" w:hAnsi="Calibri" w:cs="Calibri"/>
      <w:kern w:val="0"/>
      <w:lang w:eastAsia="fr-FR"/>
    </w:rPr>
  </w:style>
  <w:style w:type="paragraph" w:styleId="Pieddepage">
    <w:name w:val="footer"/>
    <w:basedOn w:val="Normal"/>
    <w:link w:val="PieddepageCar"/>
    <w:uiPriority w:val="99"/>
    <w:unhideWhenUsed/>
    <w:rsid w:val="004E3C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3C2D"/>
    <w:rPr>
      <w:rFonts w:ascii="Calibri" w:eastAsia="Calibri" w:hAnsi="Calibri" w:cs="Calibri"/>
      <w:kern w:val="0"/>
      <w:lang w:eastAsia="fr-FR"/>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39"/>
    <w:rsid w:val="00503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852317">
      <w:bodyDiv w:val="1"/>
      <w:marLeft w:val="0"/>
      <w:marRight w:val="0"/>
      <w:marTop w:val="0"/>
      <w:marBottom w:val="0"/>
      <w:divBdr>
        <w:top w:val="none" w:sz="0" w:space="0" w:color="auto"/>
        <w:left w:val="none" w:sz="0" w:space="0" w:color="auto"/>
        <w:bottom w:val="none" w:sz="0" w:space="0" w:color="auto"/>
        <w:right w:val="none" w:sz="0" w:space="0" w:color="auto"/>
      </w:divBdr>
    </w:div>
    <w:div w:id="1687900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P8D5vqyhuiU5Ax0qic6ZgQEA==">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ACF1F1-081D-499E-81F4-63BC781FA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1258</Words>
  <Characters>6925</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simplon</dc:creator>
  <cp:lastModifiedBy>joachim simplon</cp:lastModifiedBy>
  <cp:revision>5</cp:revision>
  <dcterms:created xsi:type="dcterms:W3CDTF">2025-03-07T13:38:00Z</dcterms:created>
  <dcterms:modified xsi:type="dcterms:W3CDTF">2025-03-09T14:05:00Z</dcterms:modified>
</cp:coreProperties>
</file>